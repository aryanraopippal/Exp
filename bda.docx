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Arial Narrow" w:cs="Arial Narrow" w:eastAsia="Arial Narrow" w:hAnsi="Arial Narrow"/>
          <w:b w:val="1"/>
          <w:color w:val="ff0000"/>
          <w:sz w:val="28"/>
          <w:szCs w:val="28"/>
        </w:rPr>
      </w:pPr>
      <w:r w:rsidDel="00000000" w:rsidR="00000000" w:rsidRPr="00000000">
        <w:rPr>
          <w:rtl w:val="0"/>
        </w:rPr>
      </w:r>
    </w:p>
    <w:p w:rsidR="00000000" w:rsidDel="00000000" w:rsidP="00000000" w:rsidRDefault="00000000" w:rsidRPr="00000000" w14:paraId="00000002">
      <w:pPr>
        <w:spacing w:line="240" w:lineRule="auto"/>
        <w:rPr>
          <w:sz w:val="24"/>
          <w:szCs w:val="24"/>
        </w:rPr>
      </w:pPr>
      <w:r w:rsidDel="00000000" w:rsidR="00000000" w:rsidRPr="00000000">
        <w:rPr>
          <w:rtl w:val="0"/>
        </w:rPr>
      </w:r>
    </w:p>
    <w:p w:rsidR="00000000" w:rsidDel="00000000" w:rsidP="00000000" w:rsidRDefault="00000000" w:rsidRPr="00000000" w14:paraId="00000003">
      <w:pPr>
        <w:spacing w:line="240" w:lineRule="auto"/>
        <w:rPr>
          <w:rFonts w:ascii="Arial Narrow" w:cs="Arial Narrow" w:eastAsia="Arial Narrow" w:hAnsi="Arial Narrow"/>
          <w:b w:val="1"/>
          <w:color w:val="ff0000"/>
          <w:sz w:val="24"/>
          <w:szCs w:val="24"/>
        </w:rPr>
      </w:pPr>
      <w:r w:rsidDel="00000000" w:rsidR="00000000" w:rsidRPr="00000000">
        <w:rPr>
          <w:rFonts w:ascii="Arial Narrow" w:cs="Arial Narrow" w:eastAsia="Arial Narrow" w:hAnsi="Arial Narrow"/>
          <w:b w:val="1"/>
          <w:color w:val="ff0000"/>
          <w:sz w:val="24"/>
          <w:szCs w:val="24"/>
        </w:rPr>
        <w:drawing>
          <wp:anchor allowOverlap="1" behindDoc="0" distB="0" distT="0" distL="0" distR="0" hidden="0" layoutInCell="1" locked="0" relativeHeight="0" simplePos="0">
            <wp:simplePos x="0" y="0"/>
            <wp:positionH relativeFrom="margin">
              <wp:align>center</wp:align>
            </wp:positionH>
            <wp:positionV relativeFrom="page">
              <wp:posOffset>1406128</wp:posOffset>
            </wp:positionV>
            <wp:extent cx="963612" cy="796973"/>
            <wp:effectExtent b="0" l="0" r="0" t="0"/>
            <wp:wrapTopAndBottom distB="0" distT="0"/>
            <wp:docPr id="2126535826" name="image55.jpg"/>
            <a:graphic>
              <a:graphicData uri="http://schemas.openxmlformats.org/drawingml/2006/picture">
                <pic:pic>
                  <pic:nvPicPr>
                    <pic:cNvPr id="0" name="image55.jpg"/>
                    <pic:cNvPicPr preferRelativeResize="0"/>
                  </pic:nvPicPr>
                  <pic:blipFill>
                    <a:blip r:embed="rId7"/>
                    <a:srcRect b="0" l="0" r="0" t="0"/>
                    <a:stretch>
                      <a:fillRect/>
                    </a:stretch>
                  </pic:blipFill>
                  <pic:spPr>
                    <a:xfrm>
                      <a:off x="0" y="0"/>
                      <a:ext cx="963612" cy="796973"/>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spacing w:line="240" w:lineRule="auto"/>
        <w:jc w:val="center"/>
        <w:rPr>
          <w:rFonts w:ascii="Arial Narrow" w:cs="Arial Narrow" w:eastAsia="Arial Narrow" w:hAnsi="Arial Narrow"/>
          <w:b w:val="1"/>
          <w:color w:val="ff0000"/>
          <w:sz w:val="28"/>
          <w:szCs w:val="28"/>
        </w:rPr>
      </w:pPr>
      <w:r w:rsidDel="00000000" w:rsidR="00000000" w:rsidRPr="00000000">
        <w:rPr>
          <w:rFonts w:ascii="Arial Narrow" w:cs="Arial Narrow" w:eastAsia="Arial Narrow" w:hAnsi="Arial Narrow"/>
          <w:b w:val="1"/>
          <w:color w:val="ff0000"/>
          <w:sz w:val="28"/>
          <w:szCs w:val="28"/>
          <w:rtl w:val="0"/>
        </w:rPr>
        <w:t xml:space="preserve">VIVEKANANDA INSTITUTE OF PROFESSIONAL STUDIES - TECHNICAL CAMPUS</w:t>
      </w:r>
    </w:p>
    <w:p w:rsidR="00000000" w:rsidDel="00000000" w:rsidP="00000000" w:rsidRDefault="00000000" w:rsidRPr="00000000" w14:paraId="00000005">
      <w:pPr>
        <w:spacing w:line="240" w:lineRule="auto"/>
        <w:jc w:val="center"/>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tl w:val="0"/>
        </w:rPr>
        <w:t xml:space="preserve">Grade </w:t>
      </w:r>
      <w:r w:rsidDel="00000000" w:rsidR="00000000" w:rsidRPr="00000000">
        <w:rPr>
          <w:rFonts w:ascii="Arial Narrow" w:cs="Arial Narrow" w:eastAsia="Arial Narrow" w:hAnsi="Arial Narrow"/>
          <w:b w:val="1"/>
          <w:color w:val="ff0000"/>
          <w:sz w:val="28"/>
          <w:szCs w:val="28"/>
          <w:rtl w:val="0"/>
        </w:rPr>
        <w:t xml:space="preserve">A++</w:t>
      </w:r>
      <w:r w:rsidDel="00000000" w:rsidR="00000000" w:rsidRPr="00000000">
        <w:rPr>
          <w:rFonts w:ascii="Arial Narrow" w:cs="Arial Narrow" w:eastAsia="Arial Narrow" w:hAnsi="Arial Narrow"/>
          <w:b w:val="1"/>
          <w:sz w:val="28"/>
          <w:szCs w:val="28"/>
          <w:rtl w:val="0"/>
        </w:rPr>
        <w:t xml:space="preserve"> Accredited Institution by NAAC</w:t>
      </w:r>
    </w:p>
    <w:p w:rsidR="00000000" w:rsidDel="00000000" w:rsidP="00000000" w:rsidRDefault="00000000" w:rsidRPr="00000000" w14:paraId="00000006">
      <w:pPr>
        <w:spacing w:line="240" w:lineRule="auto"/>
        <w:jc w:val="center"/>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NBA Accredited for MCA Programme; Recognized under Section 2(f) by UGC;</w:t>
      </w:r>
    </w:p>
    <w:p w:rsidR="00000000" w:rsidDel="00000000" w:rsidP="00000000" w:rsidRDefault="00000000" w:rsidRPr="00000000" w14:paraId="00000007">
      <w:pPr>
        <w:spacing w:line="240" w:lineRule="auto"/>
        <w:jc w:val="center"/>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Affiliated to GGSIP University, Delhi; Recognized by Bar Council of India and AICTE</w:t>
      </w:r>
    </w:p>
    <w:p w:rsidR="00000000" w:rsidDel="00000000" w:rsidP="00000000" w:rsidRDefault="00000000" w:rsidRPr="00000000" w14:paraId="00000008">
      <w:pPr>
        <w:spacing w:line="240" w:lineRule="auto"/>
        <w:jc w:val="center"/>
        <w:rPr>
          <w:rFonts w:ascii="Arial Narrow" w:cs="Arial Narrow" w:eastAsia="Arial Narrow" w:hAnsi="Arial Narrow"/>
          <w:sz w:val="28"/>
          <w:szCs w:val="28"/>
        </w:rPr>
      </w:pPr>
      <w:r w:rsidDel="00000000" w:rsidR="00000000" w:rsidRPr="00000000">
        <w:rPr>
          <w:rFonts w:ascii="Arial Narrow" w:cs="Arial Narrow" w:eastAsia="Arial Narrow" w:hAnsi="Arial Narrow"/>
          <w:sz w:val="28"/>
          <w:szCs w:val="28"/>
          <w:rtl w:val="0"/>
        </w:rPr>
        <w:t xml:space="preserve">An ISO 9001:2015 Certified Institution</w:t>
      </w:r>
    </w:p>
    <w:p w:rsidR="00000000" w:rsidDel="00000000" w:rsidP="00000000" w:rsidRDefault="00000000" w:rsidRPr="00000000" w14:paraId="00000009">
      <w:pPr>
        <w:spacing w:line="240" w:lineRule="auto"/>
        <w:jc w:val="center"/>
        <w:rPr>
          <w:rFonts w:ascii="Arial Narrow" w:cs="Arial Narrow" w:eastAsia="Arial Narrow" w:hAnsi="Arial Narrow"/>
          <w:sz w:val="36"/>
          <w:szCs w:val="36"/>
        </w:rPr>
      </w:pPr>
      <w:r w:rsidDel="00000000" w:rsidR="00000000" w:rsidRPr="00000000">
        <w:rPr>
          <w:rtl w:val="0"/>
        </w:rPr>
      </w:r>
    </w:p>
    <w:p w:rsidR="00000000" w:rsidDel="00000000" w:rsidP="00000000" w:rsidRDefault="00000000" w:rsidRPr="00000000" w14:paraId="0000000A">
      <w:pPr>
        <w:spacing w:line="240" w:lineRule="auto"/>
        <w:jc w:val="center"/>
        <w:rPr>
          <w:b w:val="1"/>
          <w:sz w:val="36"/>
          <w:szCs w:val="36"/>
        </w:rPr>
      </w:pPr>
      <w:r w:rsidDel="00000000" w:rsidR="00000000" w:rsidRPr="00000000">
        <w:rPr>
          <w:rFonts w:ascii="Arial Narrow" w:cs="Arial Narrow" w:eastAsia="Arial Narrow" w:hAnsi="Arial Narrow"/>
          <w:b w:val="1"/>
          <w:color w:val="00b0f0"/>
          <w:sz w:val="36"/>
          <w:szCs w:val="36"/>
          <w:rtl w:val="0"/>
        </w:rPr>
        <w:t xml:space="preserve">SCHOOL OF ENGINEERING &amp; TECHNOLOGY</w:t>
      </w:r>
      <w:r w:rsidDel="00000000" w:rsidR="00000000" w:rsidRPr="00000000">
        <w:rPr>
          <w:rtl w:val="0"/>
        </w:rPr>
      </w:r>
    </w:p>
    <w:p w:rsidR="00000000" w:rsidDel="00000000" w:rsidP="00000000" w:rsidRDefault="00000000" w:rsidRPr="00000000" w14:paraId="0000000B">
      <w:pPr>
        <w:spacing w:line="240" w:lineRule="auto"/>
        <w:jc w:val="center"/>
        <w:rPr>
          <w:b w:val="1"/>
          <w:sz w:val="44"/>
          <w:szCs w:val="44"/>
        </w:rPr>
      </w:pPr>
      <w:r w:rsidDel="00000000" w:rsidR="00000000" w:rsidRPr="00000000">
        <w:rPr>
          <w:rtl w:val="0"/>
        </w:rPr>
      </w:r>
    </w:p>
    <w:p w:rsidR="00000000" w:rsidDel="00000000" w:rsidP="00000000" w:rsidRDefault="00000000" w:rsidRPr="00000000" w14:paraId="0000000C">
      <w:pPr>
        <w:spacing w:line="240" w:lineRule="auto"/>
        <w:jc w:val="center"/>
        <w:rPr>
          <w:b w:val="1"/>
          <w:sz w:val="44"/>
          <w:szCs w:val="44"/>
        </w:rPr>
      </w:pPr>
      <w:r w:rsidDel="00000000" w:rsidR="00000000" w:rsidRPr="00000000">
        <w:rPr>
          <w:rtl w:val="0"/>
        </w:rPr>
      </w:r>
    </w:p>
    <w:p w:rsidR="00000000" w:rsidDel="00000000" w:rsidP="00000000" w:rsidRDefault="00000000" w:rsidRPr="00000000" w14:paraId="0000000D">
      <w:pPr>
        <w:spacing w:line="240" w:lineRule="auto"/>
        <w:jc w:val="center"/>
        <w:rPr>
          <w:b w:val="1"/>
          <w:sz w:val="44"/>
          <w:szCs w:val="4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BTECH Programme: AIDS-</w:t>
      </w:r>
      <w:sdt>
        <w:sdtPr>
          <w:tag w:val="goog_rdk_0"/>
        </w:sdtPr>
        <w:sdtContent>
          <w:del w:author="Yash" w:id="0" w:date="2025-04-14T15:56:11Z">
            <w:r w:rsidDel="00000000" w:rsidR="00000000" w:rsidRPr="00000000">
              <w:rPr>
                <w:rFonts w:ascii="Times New Roman" w:cs="Times New Roman" w:eastAsia="Times New Roman" w:hAnsi="Times New Roman"/>
                <w:b w:val="1"/>
                <w:sz w:val="44"/>
                <w:szCs w:val="44"/>
                <w:rtl w:val="0"/>
              </w:rPr>
              <w:delText xml:space="preserve">A</w:delText>
            </w:r>
          </w:del>
        </w:sdtContent>
      </w:sdt>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1">
      <w:pPr>
        <w:spacing w:line="240" w:lineRule="auto"/>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Course Title: Big Data Analytics Lab </w:t>
      </w:r>
    </w:p>
    <w:p w:rsidR="00000000" w:rsidDel="00000000" w:rsidP="00000000" w:rsidRDefault="00000000" w:rsidRPr="00000000" w14:paraId="00000012">
      <w:pPr>
        <w:spacing w:line="240" w:lineRule="auto"/>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Course Code: AIDS306P</w:t>
      </w:r>
    </w:p>
    <w:p w:rsidR="00000000" w:rsidDel="00000000" w:rsidP="00000000" w:rsidRDefault="00000000" w:rsidRPr="00000000" w14:paraId="00000015">
      <w:pPr>
        <w:spacing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9">
      <w:pPr>
        <w:spacing w:line="240" w:lineRule="auto"/>
        <w:ind w:left="2880" w:firstLine="72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Submitted By              </w:t>
      </w:r>
    </w:p>
    <w:p w:rsidR="00000000" w:rsidDel="00000000" w:rsidP="00000000" w:rsidRDefault="00000000" w:rsidRPr="00000000" w14:paraId="0000001A">
      <w:pPr>
        <w:spacing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ab/>
        <w:tab/>
        <w:tab/>
        <w:tab/>
      </w:r>
      <w:r w:rsidDel="00000000" w:rsidR="00000000" w:rsidRPr="00000000">
        <w:rPr>
          <w:rFonts w:ascii="Times New Roman" w:cs="Times New Roman" w:eastAsia="Times New Roman" w:hAnsi="Times New Roman"/>
          <w:b w:val="1"/>
          <w:sz w:val="32"/>
          <w:szCs w:val="32"/>
          <w:rtl w:val="0"/>
        </w:rPr>
        <w:tab/>
        <w:tab/>
      </w:r>
      <w:r w:rsidDel="00000000" w:rsidR="00000000" w:rsidRPr="00000000">
        <w:rPr>
          <w:rFonts w:ascii="Times New Roman" w:cs="Times New Roman" w:eastAsia="Times New Roman" w:hAnsi="Times New Roman"/>
          <w:b w:val="1"/>
          <w:sz w:val="36"/>
          <w:szCs w:val="36"/>
          <w:rtl w:val="0"/>
        </w:rPr>
        <w:t xml:space="preserve">Name: </w:t>
      </w:r>
      <w:sdt>
        <w:sdtPr>
          <w:tag w:val="goog_rdk_1"/>
        </w:sdtPr>
        <w:sdtContent>
          <w:ins w:author="Neeraj Rathore" w:id="1" w:date="2025-04-12T07:14:54Z">
            <w:r w:rsidDel="00000000" w:rsidR="00000000" w:rsidRPr="00000000">
              <w:rPr>
                <w:rFonts w:ascii="Times New Roman" w:cs="Times New Roman" w:eastAsia="Times New Roman" w:hAnsi="Times New Roman"/>
                <w:b w:val="1"/>
                <w:sz w:val="36"/>
                <w:szCs w:val="36"/>
                <w:rtl w:val="0"/>
              </w:rPr>
              <w:t xml:space="preserve">Neeraj Rathore</w:t>
            </w:r>
          </w:ins>
        </w:sdtContent>
      </w:sdt>
      <w:sdt>
        <w:sdtPr>
          <w:tag w:val="goog_rdk_2"/>
        </w:sdtPr>
        <w:sdtContent>
          <w:del w:author="Neeraj Rathore" w:id="1" w:date="2025-04-12T07:14:54Z">
            <w:r w:rsidDel="00000000" w:rsidR="00000000" w:rsidRPr="00000000">
              <w:rPr>
                <w:rFonts w:ascii="Times New Roman" w:cs="Times New Roman" w:eastAsia="Times New Roman" w:hAnsi="Times New Roman"/>
                <w:sz w:val="36"/>
                <w:szCs w:val="36"/>
                <w:rtl w:val="0"/>
              </w:rPr>
              <w:delText xml:space="preserve">Rohit Kumar Saxena</w:delText>
            </w:r>
          </w:del>
        </w:sdtContent>
      </w:sdt>
      <w:r w:rsidDel="00000000" w:rsidR="00000000" w:rsidRPr="00000000">
        <w:rPr>
          <w:rtl w:val="0"/>
        </w:rPr>
      </w:r>
    </w:p>
    <w:p w:rsidR="00000000" w:rsidDel="00000000" w:rsidP="00000000" w:rsidRDefault="00000000" w:rsidRPr="00000000" w14:paraId="0000001B">
      <w:pPr>
        <w:spacing w:line="240" w:lineRule="auto"/>
        <w:ind w:left="4320" w:firstLine="0"/>
        <w:rPr>
          <w:rFonts w:ascii="Times New Roman" w:cs="Times New Roman" w:eastAsia="Times New Roman" w:hAnsi="Times New Roman"/>
          <w:sz w:val="36"/>
          <w:szCs w:val="36"/>
        </w:rPr>
        <w:sectPr>
          <w:pgSz w:h="16838" w:w="11906"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36"/>
          <w:szCs w:val="36"/>
          <w:rtl w:val="0"/>
        </w:rPr>
        <w:t xml:space="preserve">Enrollment No: </w:t>
      </w:r>
      <w:r w:rsidDel="00000000" w:rsidR="00000000" w:rsidRPr="00000000">
        <w:rPr>
          <w:rFonts w:ascii="Times New Roman" w:cs="Times New Roman" w:eastAsia="Times New Roman" w:hAnsi="Times New Roman"/>
          <w:sz w:val="32"/>
          <w:szCs w:val="32"/>
          <w:rtl w:val="0"/>
        </w:rPr>
        <w:t xml:space="preserve">03817711922</w:t>
      </w: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VISION OF INSTITUTE</w:t>
      </w:r>
    </w:p>
    <w:p w:rsidR="00000000" w:rsidDel="00000000" w:rsidP="00000000" w:rsidRDefault="00000000" w:rsidRPr="00000000" w14:paraId="00000020">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be an educational institute that empowers the field of engineering to build a sustainable future by providing quality education with innovative practices that supports people, planet and profit.</w:t>
      </w:r>
    </w:p>
    <w:p w:rsidR="00000000" w:rsidDel="00000000" w:rsidP="00000000" w:rsidRDefault="00000000" w:rsidRPr="00000000" w14:paraId="00000022">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MISSION OF INSTITUTE</w:t>
      </w:r>
    </w:p>
    <w:p w:rsidR="00000000" w:rsidDel="00000000" w:rsidP="00000000" w:rsidRDefault="00000000" w:rsidRPr="00000000" w14:paraId="00000024">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groom the future engineers by providing value-based education and awakening students' curiosity, nurturing creativity and building</w:t>
        <w:br w:type="textWrapping"/>
        <w:t xml:space="preserve">capabilities to enable them to make significant contributions to the world.</w:t>
      </w:r>
    </w:p>
    <w:p w:rsidR="00000000" w:rsidDel="00000000" w:rsidP="00000000" w:rsidRDefault="00000000" w:rsidRPr="00000000" w14:paraId="00000026">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spacing w:line="240" w:lineRule="auto"/>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INDEX</w:t>
      </w:r>
    </w:p>
    <w:tbl>
      <w:tblPr>
        <w:tblStyle w:val="Table1"/>
        <w:tblpPr w:leftFromText="180" w:rightFromText="180" w:topFromText="0" w:bottomFromText="0" w:vertAnchor="text" w:horzAnchor="text" w:tblpX="0" w:tblpY="125"/>
        <w:tblW w:w="103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9"/>
        <w:gridCol w:w="1877"/>
        <w:gridCol w:w="851"/>
        <w:gridCol w:w="1276"/>
        <w:gridCol w:w="1417"/>
        <w:gridCol w:w="1134"/>
        <w:gridCol w:w="953"/>
        <w:gridCol w:w="992"/>
        <w:gridCol w:w="1134"/>
        <w:tblGridChange w:id="0">
          <w:tblGrid>
            <w:gridCol w:w="709"/>
            <w:gridCol w:w="1877"/>
            <w:gridCol w:w="851"/>
            <w:gridCol w:w="1276"/>
            <w:gridCol w:w="1417"/>
            <w:gridCol w:w="1134"/>
            <w:gridCol w:w="953"/>
            <w:gridCol w:w="992"/>
            <w:gridCol w:w="1134"/>
          </w:tblGrid>
        </w:tblGridChange>
      </w:tblGrid>
      <w:tr>
        <w:trPr>
          <w:cantSplit w:val="0"/>
          <w:tblHeader w:val="0"/>
        </w:trPr>
        <w:tc>
          <w:tcPr>
            <w:vMerge w:val="restart"/>
          </w:tcPr>
          <w:p w:rsidR="00000000" w:rsidDel="00000000" w:rsidP="00000000" w:rsidRDefault="00000000" w:rsidRPr="00000000" w14:paraId="0000002A">
            <w:pPr>
              <w:jc w:val="both"/>
              <w:rPr>
                <w:rFonts w:ascii="Times New Roman" w:cs="Times New Roman" w:eastAsia="Times New Roman" w:hAnsi="Times New Roman"/>
                <w:b w:val="1"/>
                <w:color w:val="0d0d0d"/>
                <w:sz w:val="20"/>
                <w:szCs w:val="20"/>
                <w:highlight w:val="white"/>
              </w:rPr>
            </w:pPr>
            <w:r w:rsidDel="00000000" w:rsidR="00000000" w:rsidRPr="00000000">
              <w:rPr>
                <w:rFonts w:ascii="Times New Roman" w:cs="Times New Roman" w:eastAsia="Times New Roman" w:hAnsi="Times New Roman"/>
                <w:b w:val="1"/>
                <w:color w:val="0d0d0d"/>
                <w:sz w:val="20"/>
                <w:szCs w:val="20"/>
                <w:highlight w:val="white"/>
                <w:rtl w:val="0"/>
              </w:rPr>
              <w:t xml:space="preserve">S.No</w:t>
            </w:r>
          </w:p>
        </w:tc>
        <w:tc>
          <w:tcPr>
            <w:vMerge w:val="restart"/>
          </w:tcPr>
          <w:p w:rsidR="00000000" w:rsidDel="00000000" w:rsidP="00000000" w:rsidRDefault="00000000" w:rsidRPr="00000000" w14:paraId="0000002B">
            <w:pPr>
              <w:jc w:val="both"/>
              <w:rPr>
                <w:rFonts w:ascii="Times New Roman" w:cs="Times New Roman" w:eastAsia="Times New Roman" w:hAnsi="Times New Roman"/>
                <w:b w:val="1"/>
                <w:color w:val="0d0d0d"/>
                <w:sz w:val="20"/>
                <w:szCs w:val="20"/>
                <w:highlight w:val="white"/>
              </w:rPr>
            </w:pPr>
            <w:r w:rsidDel="00000000" w:rsidR="00000000" w:rsidRPr="00000000">
              <w:rPr>
                <w:rFonts w:ascii="Times New Roman" w:cs="Times New Roman" w:eastAsia="Times New Roman" w:hAnsi="Times New Roman"/>
                <w:b w:val="1"/>
                <w:color w:val="0d0d0d"/>
                <w:sz w:val="20"/>
                <w:szCs w:val="20"/>
                <w:highlight w:val="white"/>
                <w:rtl w:val="0"/>
              </w:rPr>
              <w:t xml:space="preserve">Experiment Name</w:t>
            </w:r>
          </w:p>
        </w:tc>
        <w:tc>
          <w:tcPr>
            <w:vMerge w:val="restart"/>
          </w:tcPr>
          <w:p w:rsidR="00000000" w:rsidDel="00000000" w:rsidP="00000000" w:rsidRDefault="00000000" w:rsidRPr="00000000" w14:paraId="0000002C">
            <w:pPr>
              <w:jc w:val="both"/>
              <w:rPr>
                <w:rFonts w:ascii="Times New Roman" w:cs="Times New Roman" w:eastAsia="Times New Roman" w:hAnsi="Times New Roman"/>
                <w:b w:val="1"/>
                <w:color w:val="0d0d0d"/>
                <w:sz w:val="20"/>
                <w:szCs w:val="20"/>
                <w:highlight w:val="white"/>
              </w:rPr>
            </w:pPr>
            <w:r w:rsidDel="00000000" w:rsidR="00000000" w:rsidRPr="00000000">
              <w:rPr>
                <w:rFonts w:ascii="Times New Roman" w:cs="Times New Roman" w:eastAsia="Times New Roman" w:hAnsi="Times New Roman"/>
                <w:b w:val="1"/>
                <w:color w:val="0d0d0d"/>
                <w:sz w:val="20"/>
                <w:szCs w:val="20"/>
                <w:highlight w:val="white"/>
                <w:rtl w:val="0"/>
              </w:rPr>
              <w:t xml:space="preserve">Date</w:t>
            </w:r>
          </w:p>
        </w:tc>
        <w:tc>
          <w:tcPr>
            <w:gridSpan w:val="3"/>
          </w:tcPr>
          <w:p w:rsidR="00000000" w:rsidDel="00000000" w:rsidP="00000000" w:rsidRDefault="00000000" w:rsidRPr="00000000" w14:paraId="0000002D">
            <w:pPr>
              <w:jc w:val="both"/>
              <w:rPr>
                <w:rFonts w:ascii="Times New Roman" w:cs="Times New Roman" w:eastAsia="Times New Roman" w:hAnsi="Times New Roman"/>
                <w:b w:val="1"/>
                <w:color w:val="0d0d0d"/>
                <w:sz w:val="20"/>
                <w:szCs w:val="20"/>
                <w:highlight w:val="white"/>
              </w:rPr>
            </w:pPr>
            <w:r w:rsidDel="00000000" w:rsidR="00000000" w:rsidRPr="00000000">
              <w:rPr>
                <w:rFonts w:ascii="Times New Roman" w:cs="Times New Roman" w:eastAsia="Times New Roman" w:hAnsi="Times New Roman"/>
                <w:b w:val="1"/>
                <w:color w:val="0d0d0d"/>
                <w:sz w:val="20"/>
                <w:szCs w:val="20"/>
                <w:highlight w:val="white"/>
                <w:rtl w:val="0"/>
              </w:rPr>
              <w:t xml:space="preserve">Marks</w:t>
            </w:r>
          </w:p>
        </w:tc>
        <w:tc>
          <w:tcPr>
            <w:vMerge w:val="restart"/>
          </w:tcPr>
          <w:p w:rsidR="00000000" w:rsidDel="00000000" w:rsidP="00000000" w:rsidRDefault="00000000" w:rsidRPr="00000000" w14:paraId="00000030">
            <w:pPr>
              <w:jc w:val="both"/>
              <w:rPr>
                <w:rFonts w:ascii="Times New Roman" w:cs="Times New Roman" w:eastAsia="Times New Roman" w:hAnsi="Times New Roman"/>
                <w:b w:val="1"/>
                <w:color w:val="0d0d0d"/>
                <w:sz w:val="20"/>
                <w:szCs w:val="20"/>
                <w:highlight w:val="white"/>
              </w:rPr>
            </w:pPr>
            <w:r w:rsidDel="00000000" w:rsidR="00000000" w:rsidRPr="00000000">
              <w:rPr>
                <w:rFonts w:ascii="Times New Roman" w:cs="Times New Roman" w:eastAsia="Times New Roman" w:hAnsi="Times New Roman"/>
                <w:b w:val="1"/>
                <w:color w:val="0d0d0d"/>
                <w:sz w:val="20"/>
                <w:szCs w:val="20"/>
                <w:highlight w:val="white"/>
                <w:rtl w:val="0"/>
              </w:rPr>
              <w:t xml:space="preserve">Remark</w:t>
            </w:r>
          </w:p>
        </w:tc>
        <w:tc>
          <w:tcPr>
            <w:vMerge w:val="restart"/>
          </w:tcPr>
          <w:p w:rsidR="00000000" w:rsidDel="00000000" w:rsidP="00000000" w:rsidRDefault="00000000" w:rsidRPr="00000000" w14:paraId="00000031">
            <w:pPr>
              <w:jc w:val="both"/>
              <w:rPr>
                <w:rFonts w:ascii="Times New Roman" w:cs="Times New Roman" w:eastAsia="Times New Roman" w:hAnsi="Times New Roman"/>
                <w:b w:val="1"/>
                <w:color w:val="0d0d0d"/>
                <w:sz w:val="20"/>
                <w:szCs w:val="20"/>
                <w:highlight w:val="white"/>
              </w:rPr>
            </w:pPr>
            <w:r w:rsidDel="00000000" w:rsidR="00000000" w:rsidRPr="00000000">
              <w:rPr>
                <w:rFonts w:ascii="Times New Roman" w:cs="Times New Roman" w:eastAsia="Times New Roman" w:hAnsi="Times New Roman"/>
                <w:b w:val="1"/>
                <w:color w:val="0d0d0d"/>
                <w:sz w:val="20"/>
                <w:szCs w:val="20"/>
                <w:highlight w:val="white"/>
                <w:rtl w:val="0"/>
              </w:rPr>
              <w:t xml:space="preserve">Updated Marks</w:t>
            </w:r>
          </w:p>
        </w:tc>
        <w:tc>
          <w:tcPr>
            <w:vMerge w:val="restart"/>
          </w:tcPr>
          <w:p w:rsidR="00000000" w:rsidDel="00000000" w:rsidP="00000000" w:rsidRDefault="00000000" w:rsidRPr="00000000" w14:paraId="00000032">
            <w:pPr>
              <w:jc w:val="both"/>
              <w:rPr>
                <w:rFonts w:ascii="Times New Roman" w:cs="Times New Roman" w:eastAsia="Times New Roman" w:hAnsi="Times New Roman"/>
                <w:b w:val="1"/>
                <w:color w:val="0d0d0d"/>
                <w:sz w:val="20"/>
                <w:szCs w:val="20"/>
                <w:highlight w:val="white"/>
              </w:rPr>
            </w:pPr>
            <w:r w:rsidDel="00000000" w:rsidR="00000000" w:rsidRPr="00000000">
              <w:rPr>
                <w:rFonts w:ascii="Times New Roman" w:cs="Times New Roman" w:eastAsia="Times New Roman" w:hAnsi="Times New Roman"/>
                <w:b w:val="1"/>
                <w:color w:val="0d0d0d"/>
                <w:sz w:val="20"/>
                <w:szCs w:val="20"/>
                <w:highlight w:val="white"/>
                <w:rtl w:val="0"/>
              </w:rPr>
              <w:t xml:space="preserve">Faculty Signature</w:t>
            </w:r>
          </w:p>
        </w:tc>
      </w:tr>
      <w:tr>
        <w:trPr>
          <w:cantSplit w:val="0"/>
          <w:tblHeader w:val="0"/>
        </w:trPr>
        <w:tc>
          <w:tcPr>
            <w:vMerge w:val="continue"/>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d0d0d"/>
                <w:sz w:val="20"/>
                <w:szCs w:val="20"/>
                <w:highlight w:val="white"/>
              </w:rPr>
            </w:pPr>
            <w:r w:rsidDel="00000000" w:rsidR="00000000" w:rsidRPr="00000000">
              <w:rPr>
                <w:rtl w:val="0"/>
              </w:rPr>
            </w:r>
          </w:p>
        </w:tc>
        <w:tc>
          <w:tcPr>
            <w:vMerge w:val="continue"/>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d0d0d"/>
                <w:sz w:val="20"/>
                <w:szCs w:val="20"/>
                <w:highlight w:val="white"/>
              </w:rPr>
            </w:pPr>
            <w:r w:rsidDel="00000000" w:rsidR="00000000" w:rsidRPr="00000000">
              <w:rPr>
                <w:rtl w:val="0"/>
              </w:rPr>
            </w:r>
          </w:p>
        </w:tc>
        <w:tc>
          <w:tcPr>
            <w:vMerge w:val="continue"/>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d0d0d"/>
                <w:sz w:val="20"/>
                <w:szCs w:val="20"/>
                <w:highlight w:val="white"/>
              </w:rPr>
            </w:pPr>
            <w:r w:rsidDel="00000000" w:rsidR="00000000" w:rsidRPr="00000000">
              <w:rPr>
                <w:rtl w:val="0"/>
              </w:rPr>
            </w:r>
          </w:p>
        </w:tc>
        <w:tc>
          <w:tcPr/>
          <w:p w:rsidR="00000000" w:rsidDel="00000000" w:rsidP="00000000" w:rsidRDefault="00000000" w:rsidRPr="00000000" w14:paraId="00000036">
            <w:pPr>
              <w:jc w:val="both"/>
              <w:rPr>
                <w:rFonts w:ascii="Times New Roman" w:cs="Times New Roman" w:eastAsia="Times New Roman" w:hAnsi="Times New Roman"/>
                <w:b w:val="1"/>
                <w:color w:val="0d0d0d"/>
                <w:sz w:val="20"/>
                <w:szCs w:val="20"/>
                <w:highlight w:val="white"/>
              </w:rPr>
            </w:pPr>
            <w:r w:rsidDel="00000000" w:rsidR="00000000" w:rsidRPr="00000000">
              <w:rPr>
                <w:rFonts w:ascii="Times New Roman" w:cs="Times New Roman" w:eastAsia="Times New Roman" w:hAnsi="Times New Roman"/>
                <w:b w:val="1"/>
                <w:color w:val="0d0d0d"/>
                <w:sz w:val="20"/>
                <w:szCs w:val="20"/>
                <w:highlight w:val="white"/>
                <w:rtl w:val="0"/>
              </w:rPr>
              <w:t xml:space="preserve">Laboratory Assessment (15 Marks) </w:t>
            </w:r>
          </w:p>
        </w:tc>
        <w:tc>
          <w:tcPr/>
          <w:p w:rsidR="00000000" w:rsidDel="00000000" w:rsidP="00000000" w:rsidRDefault="00000000" w:rsidRPr="00000000" w14:paraId="00000037">
            <w:pPr>
              <w:jc w:val="both"/>
              <w:rPr>
                <w:rFonts w:ascii="Times New Roman" w:cs="Times New Roman" w:eastAsia="Times New Roman" w:hAnsi="Times New Roman"/>
                <w:b w:val="1"/>
                <w:color w:val="0d0d0d"/>
                <w:sz w:val="20"/>
                <w:szCs w:val="20"/>
                <w:highlight w:val="white"/>
              </w:rPr>
            </w:pPr>
            <w:r w:rsidDel="00000000" w:rsidR="00000000" w:rsidRPr="00000000">
              <w:rPr>
                <w:rFonts w:ascii="Times New Roman" w:cs="Times New Roman" w:eastAsia="Times New Roman" w:hAnsi="Times New Roman"/>
                <w:b w:val="1"/>
                <w:color w:val="0d0d0d"/>
                <w:sz w:val="20"/>
                <w:szCs w:val="20"/>
                <w:highlight w:val="white"/>
                <w:rtl w:val="0"/>
              </w:rPr>
              <w:t xml:space="preserve">Class Participation (5 Marks)</w:t>
            </w:r>
          </w:p>
        </w:tc>
        <w:tc>
          <w:tcPr/>
          <w:p w:rsidR="00000000" w:rsidDel="00000000" w:rsidP="00000000" w:rsidRDefault="00000000" w:rsidRPr="00000000" w14:paraId="00000038">
            <w:pPr>
              <w:jc w:val="both"/>
              <w:rPr>
                <w:rFonts w:ascii="Times New Roman" w:cs="Times New Roman" w:eastAsia="Times New Roman" w:hAnsi="Times New Roman"/>
                <w:b w:val="1"/>
                <w:color w:val="0d0d0d"/>
                <w:sz w:val="20"/>
                <w:szCs w:val="20"/>
                <w:highlight w:val="white"/>
              </w:rPr>
            </w:pPr>
            <w:r w:rsidDel="00000000" w:rsidR="00000000" w:rsidRPr="00000000">
              <w:rPr>
                <w:rFonts w:ascii="Times New Roman" w:cs="Times New Roman" w:eastAsia="Times New Roman" w:hAnsi="Times New Roman"/>
                <w:b w:val="1"/>
                <w:color w:val="0d0d0d"/>
                <w:sz w:val="20"/>
                <w:szCs w:val="20"/>
                <w:highlight w:val="white"/>
                <w:rtl w:val="0"/>
              </w:rPr>
              <w:t xml:space="preserve">Viva           (5 Marks)</w:t>
            </w:r>
          </w:p>
        </w:tc>
        <w:tc>
          <w:tcPr>
            <w:vMerge w:val="continue"/>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d0d0d"/>
                <w:sz w:val="20"/>
                <w:szCs w:val="20"/>
                <w:highlight w:val="white"/>
              </w:rPr>
            </w:pPr>
            <w:r w:rsidDel="00000000" w:rsidR="00000000" w:rsidRPr="00000000">
              <w:rPr>
                <w:rtl w:val="0"/>
              </w:rPr>
            </w:r>
          </w:p>
        </w:tc>
        <w:tc>
          <w:tcPr>
            <w:vMerge w:val="continue"/>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d0d0d"/>
                <w:sz w:val="20"/>
                <w:szCs w:val="20"/>
                <w:highlight w:val="white"/>
              </w:rPr>
            </w:pPr>
            <w:r w:rsidDel="00000000" w:rsidR="00000000" w:rsidRPr="00000000">
              <w:rPr>
                <w:rtl w:val="0"/>
              </w:rPr>
            </w:r>
          </w:p>
        </w:tc>
        <w:tc>
          <w:tcPr>
            <w:vMerge w:val="continue"/>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3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3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3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3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4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4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4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4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44">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4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4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4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4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4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4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4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4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4D">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4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4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5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5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5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5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5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5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56">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5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5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5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5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5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5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5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5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5F">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6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6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6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6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6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6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6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6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68">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6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6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6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6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6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6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6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7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71">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7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7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7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7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7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7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7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7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7A">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7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7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7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7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7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8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8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8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83">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8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8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8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8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8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8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8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8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8C">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8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8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8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9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9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9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9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9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95">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9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9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9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9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9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9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9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9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9E">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9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A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A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A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A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A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A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A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A7">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A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A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A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A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A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A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A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A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B0">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B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B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B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B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B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B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B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B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B9">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B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B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B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B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B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B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C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C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C2">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C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C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C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C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C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C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C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C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CB">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C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C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C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C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D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D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D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D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D4">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D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D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D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D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D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D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D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D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DD">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D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D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E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E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E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E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E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E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E6">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E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E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E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E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E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E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E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E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EF">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F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F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F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F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F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F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F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F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F8">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0F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F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F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F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F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F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0F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0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01">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10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0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0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0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0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0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0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0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0A">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10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0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0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0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0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1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1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1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13">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11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1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1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1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1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1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1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1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1C">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11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1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1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2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2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2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2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2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25">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12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2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2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2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2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2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2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2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2E">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12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3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3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3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3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3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3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3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37">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13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3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3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3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3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3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3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3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40">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14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4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4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4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4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4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4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4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49">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14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4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4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4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4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4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5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5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52">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15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54">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5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5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5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5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5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5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5B">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15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5D">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5E">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5F">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60">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61">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62">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63">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64">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165">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66">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67">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68">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69">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6A">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6B">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6C">
            <w:pPr>
              <w:jc w:val="both"/>
              <w:rPr>
                <w:rFonts w:ascii="Times New Roman" w:cs="Times New Roman" w:eastAsia="Times New Roman" w:hAnsi="Times New Roman"/>
                <w:color w:val="0d0d0d"/>
                <w:sz w:val="20"/>
                <w:szCs w:val="20"/>
                <w:highlight w:val="white"/>
              </w:rPr>
            </w:pPr>
            <w:r w:rsidDel="00000000" w:rsidR="00000000" w:rsidRPr="00000000">
              <w:rPr>
                <w:rtl w:val="0"/>
              </w:rPr>
            </w:r>
          </w:p>
        </w:tc>
        <w:tc>
          <w:tcPr/>
          <w:p w:rsidR="00000000" w:rsidDel="00000000" w:rsidP="00000000" w:rsidRDefault="00000000" w:rsidRPr="00000000" w14:paraId="0000016D">
            <w:pPr>
              <w:jc w:val="both"/>
              <w:rPr>
                <w:rFonts w:ascii="Times New Roman" w:cs="Times New Roman" w:eastAsia="Times New Roman" w:hAnsi="Times New Roman"/>
                <w:color w:val="0d0d0d"/>
                <w:sz w:val="20"/>
                <w:szCs w:val="20"/>
                <w:highlight w:val="white"/>
              </w:rPr>
            </w:pPr>
            <w:r w:rsidDel="00000000" w:rsidR="00000000" w:rsidRPr="00000000">
              <w:rPr>
                <w:rtl w:val="0"/>
              </w:rPr>
            </w:r>
          </w:p>
        </w:tc>
      </w:tr>
    </w:tbl>
    <w:p w:rsidR="00000000" w:rsidDel="00000000" w:rsidP="00000000" w:rsidRDefault="00000000" w:rsidRPr="00000000" w14:paraId="0000016E">
      <w:pPr>
        <w:spacing w:line="360" w:lineRule="auto"/>
        <w:rPr>
          <w:b w:val="1"/>
        </w:rPr>
        <w:sectPr>
          <w:headerReference r:id="rId8" w:type="default"/>
          <w:type w:val="nextPage"/>
          <w:pgSz w:h="16838" w:w="11906"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6F">
      <w:pPr>
        <w:pStyle w:val="Heading1"/>
        <w:rPr/>
      </w:pPr>
      <w:r w:rsidDel="00000000" w:rsidR="00000000" w:rsidRPr="00000000">
        <w:rPr>
          <w:rtl w:val="0"/>
        </w:rPr>
        <w:t xml:space="preserve">Experiment 1</w:t>
      </w:r>
    </w:p>
    <w:p w:rsidR="00000000" w:rsidDel="00000000" w:rsidP="00000000" w:rsidRDefault="00000000" w:rsidRPr="00000000" w14:paraId="00000170">
      <w:pPr>
        <w:pStyle w:val="Heading2"/>
        <w:rPr/>
      </w:pPr>
      <w:r w:rsidDel="00000000" w:rsidR="00000000" w:rsidRPr="00000000">
        <w:rPr>
          <w:rtl w:val="0"/>
        </w:rPr>
        <w:t xml:space="preserve">Experiment 1: Install Apache Hadoop.</w:t>
      </w:r>
    </w:p>
    <w:p w:rsidR="00000000" w:rsidDel="00000000" w:rsidP="00000000" w:rsidRDefault="00000000" w:rsidRPr="00000000" w14:paraId="00000171">
      <w:pPr>
        <w:pStyle w:val="Heading3"/>
        <w:rPr/>
      </w:pPr>
      <w:r w:rsidDel="00000000" w:rsidR="00000000" w:rsidRPr="00000000">
        <w:rPr>
          <w:rtl w:val="0"/>
        </w:rPr>
        <w:t xml:space="preserve">Theory:</w:t>
      </w:r>
    </w:p>
    <w:tbl>
      <w:tblPr>
        <w:tblStyle w:val="Table2"/>
        <w:tblW w:w="9016.0" w:type="dxa"/>
        <w:jc w:val="left"/>
        <w:tblBorders>
          <w:top w:color="000000" w:space="0" w:sz="0" w:val="nil"/>
          <w:left w:color="000000" w:space="0" w:sz="0" w:val="nil"/>
          <w:bottom w:color="000000" w:space="0" w:sz="0" w:val="nil"/>
          <w:right w:color="000000" w:space="0" w:sz="0" w:val="nil"/>
          <w:insideH w:color="000000" w:space="0" w:sz="4" w:val="dotted"/>
          <w:insideV w:color="000000" w:space="0" w:sz="0" w:val="nil"/>
        </w:tblBorders>
        <w:tblLayout w:type="fixed"/>
        <w:tblLook w:val="0400"/>
      </w:tblPr>
      <w:tblGrid>
        <w:gridCol w:w="9016"/>
        <w:tblGridChange w:id="0">
          <w:tblGrid>
            <w:gridCol w:w="9016"/>
          </w:tblGrid>
        </w:tblGridChange>
      </w:tblGrid>
      <w:tr>
        <w:trPr>
          <w:cantSplit w:val="0"/>
          <w:trHeight w:val="334" w:hRule="atLeast"/>
          <w:tblHeader w:val="0"/>
        </w:trPr>
        <w:tc>
          <w:tcPr>
            <w:tcBorders>
              <w:top w:color="000000" w:space="0" w:sz="4" w:val="dotted"/>
              <w:bottom w:color="000000" w:space="0" w:sz="4" w:val="dotted"/>
            </w:tcBorders>
          </w:tcPr>
          <w:p w:rsidR="00000000" w:rsidDel="00000000" w:rsidP="00000000" w:rsidRDefault="00000000" w:rsidRPr="00000000" w14:paraId="00000172">
            <w:pPr>
              <w:rPr/>
            </w:pPr>
            <w:r w:rsidDel="00000000" w:rsidR="00000000" w:rsidRPr="00000000">
              <w:rPr>
                <w:rtl w:val="0"/>
              </w:rPr>
            </w:r>
          </w:p>
        </w:tc>
      </w:tr>
      <w:tr>
        <w:trPr>
          <w:cantSplit w:val="0"/>
          <w:trHeight w:val="334" w:hRule="atLeast"/>
          <w:tblHeader w:val="0"/>
        </w:trPr>
        <w:tc>
          <w:tcPr>
            <w:tcBorders>
              <w:top w:color="000000" w:space="0" w:sz="4" w:val="dotted"/>
            </w:tcBorders>
          </w:tcPr>
          <w:p w:rsidR="00000000" w:rsidDel="00000000" w:rsidP="00000000" w:rsidRDefault="00000000" w:rsidRPr="00000000" w14:paraId="00000173">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74">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75">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76">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77">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78">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79">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7A">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7B">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7C">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7D">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7E">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7F">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80">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81">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82">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83">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84">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85">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86">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87">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88">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89">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8A">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8B">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8C">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8D">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8E">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8F">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90">
            <w:pPr>
              <w:rPr/>
            </w:pPr>
            <w:r w:rsidDel="00000000" w:rsidR="00000000" w:rsidRPr="00000000">
              <w:rPr>
                <w:rtl w:val="0"/>
              </w:rPr>
            </w:r>
          </w:p>
        </w:tc>
      </w:tr>
      <w:tr>
        <w:trPr>
          <w:cantSplit w:val="0"/>
          <w:trHeight w:val="334" w:hRule="atLeast"/>
          <w:tblHeader w:val="0"/>
        </w:trPr>
        <w:tc>
          <w:tcPr>
            <w:tcBorders>
              <w:bottom w:color="000000" w:space="0" w:sz="4" w:val="dotted"/>
            </w:tcBorders>
          </w:tcPr>
          <w:p w:rsidR="00000000" w:rsidDel="00000000" w:rsidP="00000000" w:rsidRDefault="00000000" w:rsidRPr="00000000" w14:paraId="00000191">
            <w:pPr>
              <w:rPr/>
            </w:pPr>
            <w:r w:rsidDel="00000000" w:rsidR="00000000" w:rsidRPr="00000000">
              <w:rPr>
                <w:rtl w:val="0"/>
              </w:rPr>
            </w:r>
          </w:p>
        </w:tc>
      </w:tr>
      <w:tr>
        <w:trPr>
          <w:cantSplit w:val="0"/>
          <w:trHeight w:val="334" w:hRule="atLeast"/>
          <w:tblHeader w:val="0"/>
        </w:trPr>
        <w:tc>
          <w:tcPr>
            <w:tcBorders>
              <w:top w:color="000000" w:space="0" w:sz="4" w:val="dotted"/>
              <w:bottom w:color="000000" w:space="0" w:sz="4" w:val="dotted"/>
            </w:tcBorders>
          </w:tcPr>
          <w:p w:rsidR="00000000" w:rsidDel="00000000" w:rsidP="00000000" w:rsidRDefault="00000000" w:rsidRPr="00000000" w14:paraId="00000192">
            <w:pPr>
              <w:rPr/>
            </w:pPr>
            <w:r w:rsidDel="00000000" w:rsidR="00000000" w:rsidRPr="00000000">
              <w:rPr>
                <w:rtl w:val="0"/>
              </w:rPr>
            </w:r>
          </w:p>
        </w:tc>
      </w:tr>
    </w:tbl>
    <w:p w:rsidR="00000000" w:rsidDel="00000000" w:rsidP="00000000" w:rsidRDefault="00000000" w:rsidRPr="00000000" w14:paraId="00000193">
      <w:pPr>
        <w:pStyle w:val="Heading3"/>
        <w:rPr/>
      </w:pPr>
      <w:r w:rsidDel="00000000" w:rsidR="00000000" w:rsidRPr="00000000">
        <w:rPr>
          <w:rtl w:val="0"/>
        </w:rPr>
        <w:t xml:space="preserve">Installing Windows Subsystem for Linux.</w:t>
      </w:r>
    </w:p>
    <w:p w:rsidR="00000000" w:rsidDel="00000000" w:rsidP="00000000" w:rsidRDefault="00000000" w:rsidRPr="00000000" w14:paraId="00000194">
      <w:pPr>
        <w:numPr>
          <w:ilvl w:val="0"/>
          <w:numId w:val="1"/>
        </w:numPr>
        <w:pBdr>
          <w:top w:space="0" w:sz="0" w:val="nil"/>
          <w:left w:space="0" w:sz="0" w:val="nil"/>
          <w:bottom w:space="0" w:sz="0" w:val="nil"/>
          <w:right w:space="0" w:sz="0" w:val="nil"/>
          <w:between w:space="0" w:sz="0" w:val="nil"/>
        </w:pBdr>
        <w:spacing w:before="240" w:lineRule="auto"/>
        <w:ind w:left="720" w:hanging="360"/>
        <w:rPr/>
      </w:pPr>
      <w:r w:rsidDel="00000000" w:rsidR="00000000" w:rsidRPr="00000000">
        <w:rPr>
          <w:rtl w:val="0"/>
        </w:rPr>
      </w:r>
    </w:p>
    <w:p w:rsidR="00000000" w:rsidDel="00000000" w:rsidP="00000000" w:rsidRDefault="00000000" w:rsidRPr="00000000" w14:paraId="00000195">
      <w:pPr>
        <w:spacing w:before="240" w:lineRule="auto"/>
        <w:jc w:val="center"/>
        <w:rPr/>
      </w:pPr>
      <w:r w:rsidDel="00000000" w:rsidR="00000000" w:rsidRPr="00000000">
        <w:rPr/>
        <w:drawing>
          <wp:inline distB="0" distT="0" distL="0" distR="0">
            <wp:extent cx="5148000" cy="1622082"/>
            <wp:effectExtent b="0" l="0" r="0" t="0"/>
            <wp:docPr id="2126535828" name="image85.png"/>
            <a:graphic>
              <a:graphicData uri="http://schemas.openxmlformats.org/drawingml/2006/picture">
                <pic:pic>
                  <pic:nvPicPr>
                    <pic:cNvPr id="0" name="image85.png"/>
                    <pic:cNvPicPr preferRelativeResize="0"/>
                  </pic:nvPicPr>
                  <pic:blipFill>
                    <a:blip r:embed="rId9"/>
                    <a:srcRect b="29095" l="0" r="0" t="0"/>
                    <a:stretch>
                      <a:fillRect/>
                    </a:stretch>
                  </pic:blipFill>
                  <pic:spPr>
                    <a:xfrm>
                      <a:off x="0" y="0"/>
                      <a:ext cx="5148000" cy="1622082"/>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numPr>
          <w:ilvl w:val="0"/>
          <w:numId w:val="1"/>
        </w:numPr>
        <w:pBdr>
          <w:top w:space="0" w:sz="0" w:val="nil"/>
          <w:left w:space="0" w:sz="0" w:val="nil"/>
          <w:bottom w:space="0" w:sz="0" w:val="nil"/>
          <w:right w:space="0" w:sz="0" w:val="nil"/>
          <w:between w:space="0" w:sz="0" w:val="nil"/>
        </w:pBdr>
        <w:spacing w:before="240" w:lineRule="auto"/>
        <w:ind w:left="720" w:hanging="360"/>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97">
      <w:pPr>
        <w:spacing w:before="240" w:lineRule="auto"/>
        <w:jc w:val="center"/>
        <w:rPr/>
      </w:pPr>
      <w:r w:rsidDel="00000000" w:rsidR="00000000" w:rsidRPr="00000000">
        <w:rPr/>
        <w:drawing>
          <wp:inline distB="0" distT="0" distL="0" distR="0">
            <wp:extent cx="5148000" cy="1574173"/>
            <wp:effectExtent b="0" l="0" r="0" t="0"/>
            <wp:docPr id="2126535827" name="image88.png"/>
            <a:graphic>
              <a:graphicData uri="http://schemas.openxmlformats.org/drawingml/2006/picture">
                <pic:pic>
                  <pic:nvPicPr>
                    <pic:cNvPr id="0" name="image88.png"/>
                    <pic:cNvPicPr preferRelativeResize="0"/>
                  </pic:nvPicPr>
                  <pic:blipFill>
                    <a:blip r:embed="rId10"/>
                    <a:srcRect b="31189" l="0" r="0" t="0"/>
                    <a:stretch>
                      <a:fillRect/>
                    </a:stretch>
                  </pic:blipFill>
                  <pic:spPr>
                    <a:xfrm>
                      <a:off x="0" y="0"/>
                      <a:ext cx="5148000" cy="1574173"/>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numPr>
          <w:ilvl w:val="0"/>
          <w:numId w:val="1"/>
        </w:numPr>
        <w:pBdr>
          <w:top w:space="0" w:sz="0" w:val="nil"/>
          <w:left w:space="0" w:sz="0" w:val="nil"/>
          <w:bottom w:space="0" w:sz="0" w:val="nil"/>
          <w:right w:space="0" w:sz="0" w:val="nil"/>
          <w:between w:space="0" w:sz="0" w:val="nil"/>
        </w:pBdr>
        <w:spacing w:before="240" w:lineRule="auto"/>
        <w:ind w:left="720" w:hanging="360"/>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99">
      <w:pPr>
        <w:spacing w:before="240" w:lineRule="auto"/>
        <w:jc w:val="center"/>
        <w:rPr/>
      </w:pPr>
      <w:r w:rsidDel="00000000" w:rsidR="00000000" w:rsidRPr="00000000">
        <w:rPr/>
        <w:drawing>
          <wp:inline distB="0" distT="0" distL="0" distR="0">
            <wp:extent cx="5148000" cy="2645287"/>
            <wp:effectExtent b="0" l="0" r="0" t="0"/>
            <wp:docPr id="2126535830" name="image97.png"/>
            <a:graphic>
              <a:graphicData uri="http://schemas.openxmlformats.org/drawingml/2006/picture">
                <pic:pic>
                  <pic:nvPicPr>
                    <pic:cNvPr id="0" name="image97.png"/>
                    <pic:cNvPicPr preferRelativeResize="0"/>
                  </pic:nvPicPr>
                  <pic:blipFill>
                    <a:blip r:embed="rId11"/>
                    <a:srcRect b="0" l="0" r="0" t="0"/>
                    <a:stretch>
                      <a:fillRect/>
                    </a:stretch>
                  </pic:blipFill>
                  <pic:spPr>
                    <a:xfrm>
                      <a:off x="0" y="0"/>
                      <a:ext cx="5148000" cy="26452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9A">
      <w:pPr>
        <w:pStyle w:val="Heading3"/>
        <w:rPr/>
      </w:pPr>
      <w:r w:rsidDel="00000000" w:rsidR="00000000" w:rsidRPr="00000000">
        <w:rPr>
          <w:rtl w:val="0"/>
        </w:rPr>
        <w:t xml:space="preserve">Installing Apache Hadoop</w:t>
      </w:r>
    </w:p>
    <w:p w:rsidR="00000000" w:rsidDel="00000000" w:rsidP="00000000" w:rsidRDefault="00000000" w:rsidRPr="00000000" w14:paraId="0000019B">
      <w:pPr>
        <w:numPr>
          <w:ilvl w:val="0"/>
          <w:numId w:val="1"/>
        </w:numPr>
        <w:pBdr>
          <w:top w:space="0" w:sz="0" w:val="nil"/>
          <w:left w:space="0" w:sz="0" w:val="nil"/>
          <w:bottom w:space="0" w:sz="0" w:val="nil"/>
          <w:right w:space="0" w:sz="0" w:val="nil"/>
          <w:between w:space="0" w:sz="0" w:val="nil"/>
        </w:pBdr>
        <w:spacing w:before="240" w:lineRule="auto"/>
        <w:ind w:left="720" w:hanging="360"/>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9C">
      <w:pPr>
        <w:spacing w:before="240" w:lineRule="auto"/>
        <w:jc w:val="center"/>
        <w:rPr/>
      </w:pPr>
      <w:r w:rsidDel="00000000" w:rsidR="00000000" w:rsidRPr="00000000">
        <w:rPr/>
        <w:drawing>
          <wp:inline distB="0" distT="0" distL="0" distR="0">
            <wp:extent cx="5232498" cy="2201570"/>
            <wp:effectExtent b="0" l="0" r="0" t="0"/>
            <wp:docPr id="2126535829" name="image110.png"/>
            <a:graphic>
              <a:graphicData uri="http://schemas.openxmlformats.org/drawingml/2006/picture">
                <pic:pic>
                  <pic:nvPicPr>
                    <pic:cNvPr id="0" name="image110.png"/>
                    <pic:cNvPicPr preferRelativeResize="0"/>
                  </pic:nvPicPr>
                  <pic:blipFill>
                    <a:blip r:embed="rId12"/>
                    <a:srcRect b="0" l="0" r="0" t="0"/>
                    <a:stretch>
                      <a:fillRect/>
                    </a:stretch>
                  </pic:blipFill>
                  <pic:spPr>
                    <a:xfrm>
                      <a:off x="0" y="0"/>
                      <a:ext cx="5232498" cy="220157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numPr>
          <w:ilvl w:val="0"/>
          <w:numId w:val="1"/>
        </w:numPr>
        <w:pBdr>
          <w:top w:space="0" w:sz="0" w:val="nil"/>
          <w:left w:space="0" w:sz="0" w:val="nil"/>
          <w:bottom w:space="0" w:sz="0" w:val="nil"/>
          <w:right w:space="0" w:sz="0" w:val="nil"/>
          <w:between w:space="0" w:sz="0" w:val="nil"/>
        </w:pBdr>
        <w:spacing w:before="240" w:lineRule="auto"/>
        <w:ind w:left="720" w:hanging="360"/>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9E">
      <w:pPr>
        <w:spacing w:before="240" w:lineRule="auto"/>
        <w:jc w:val="center"/>
        <w:rPr/>
      </w:pPr>
      <w:r w:rsidDel="00000000" w:rsidR="00000000" w:rsidRPr="00000000">
        <w:rPr/>
        <w:drawing>
          <wp:inline distB="0" distT="0" distL="0" distR="0">
            <wp:extent cx="5220000" cy="1346353"/>
            <wp:effectExtent b="0" l="0" r="0" t="0"/>
            <wp:docPr id="2126535833" name="image96.png"/>
            <a:graphic>
              <a:graphicData uri="http://schemas.openxmlformats.org/drawingml/2006/picture">
                <pic:pic>
                  <pic:nvPicPr>
                    <pic:cNvPr id="0" name="image96.png"/>
                    <pic:cNvPicPr preferRelativeResize="0"/>
                  </pic:nvPicPr>
                  <pic:blipFill>
                    <a:blip r:embed="rId13"/>
                    <a:srcRect b="49806" l="0" r="0" t="0"/>
                    <a:stretch>
                      <a:fillRect/>
                    </a:stretch>
                  </pic:blipFill>
                  <pic:spPr>
                    <a:xfrm>
                      <a:off x="0" y="0"/>
                      <a:ext cx="5220000" cy="1346353"/>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numPr>
          <w:ilvl w:val="0"/>
          <w:numId w:val="1"/>
        </w:numPr>
        <w:pBdr>
          <w:top w:space="0" w:sz="0" w:val="nil"/>
          <w:left w:space="0" w:sz="0" w:val="nil"/>
          <w:bottom w:space="0" w:sz="0" w:val="nil"/>
          <w:right w:space="0" w:sz="0" w:val="nil"/>
          <w:between w:space="0" w:sz="0" w:val="nil"/>
        </w:pBdr>
        <w:spacing w:before="240" w:lineRule="auto"/>
        <w:ind w:left="720" w:hanging="360"/>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A0">
      <w:pPr>
        <w:spacing w:before="240" w:lineRule="auto"/>
        <w:jc w:val="center"/>
        <w:rPr/>
      </w:pPr>
      <w:r w:rsidDel="00000000" w:rsidR="00000000" w:rsidRPr="00000000">
        <w:rPr/>
        <w:drawing>
          <wp:inline distB="0" distT="0" distL="0" distR="0">
            <wp:extent cx="5220000" cy="1644772"/>
            <wp:effectExtent b="0" l="0" r="0" t="0"/>
            <wp:docPr id="2126535831" name="image98.png"/>
            <a:graphic>
              <a:graphicData uri="http://schemas.openxmlformats.org/drawingml/2006/picture">
                <pic:pic>
                  <pic:nvPicPr>
                    <pic:cNvPr id="0" name="image98.png"/>
                    <pic:cNvPicPr preferRelativeResize="0"/>
                  </pic:nvPicPr>
                  <pic:blipFill>
                    <a:blip r:embed="rId14"/>
                    <a:srcRect b="38680" l="0" r="0" t="0"/>
                    <a:stretch>
                      <a:fillRect/>
                    </a:stretch>
                  </pic:blipFill>
                  <pic:spPr>
                    <a:xfrm>
                      <a:off x="0" y="0"/>
                      <a:ext cx="5220000" cy="1644772"/>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br w:type="page"/>
      </w:r>
      <w:r w:rsidDel="00000000" w:rsidR="00000000" w:rsidRPr="00000000">
        <w:rPr>
          <w:rtl w:val="0"/>
        </w:rPr>
      </w:r>
    </w:p>
    <w:p w:rsidR="00000000" w:rsidDel="00000000" w:rsidP="00000000" w:rsidRDefault="00000000" w:rsidRPr="00000000" w14:paraId="000001A2">
      <w:pPr>
        <w:pStyle w:val="Heading3"/>
        <w:rPr/>
      </w:pPr>
      <w:r w:rsidDel="00000000" w:rsidR="00000000" w:rsidRPr="00000000">
        <w:rPr>
          <w:rtl w:val="0"/>
        </w:rPr>
        <w:t xml:space="preserve">Installing Java</w:t>
      </w:r>
    </w:p>
    <w:p w:rsidR="00000000" w:rsidDel="00000000" w:rsidP="00000000" w:rsidRDefault="00000000" w:rsidRPr="00000000" w14:paraId="000001A3">
      <w:pPr>
        <w:numPr>
          <w:ilvl w:val="0"/>
          <w:numId w:val="1"/>
        </w:numPr>
        <w:pBdr>
          <w:top w:space="0" w:sz="0" w:val="nil"/>
          <w:left w:space="0" w:sz="0" w:val="nil"/>
          <w:bottom w:space="0" w:sz="0" w:val="nil"/>
          <w:right w:space="0" w:sz="0" w:val="nil"/>
          <w:between w:space="0" w:sz="0" w:val="nil"/>
        </w:pBdr>
        <w:spacing w:before="240" w:lineRule="auto"/>
        <w:ind w:left="720" w:hanging="360"/>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before="240" w:lineRule="auto"/>
        <w:jc w:val="center"/>
        <w:rPr/>
      </w:pPr>
      <w:r w:rsidDel="00000000" w:rsidR="00000000" w:rsidRPr="00000000">
        <w:rPr/>
        <w:drawing>
          <wp:inline distB="0" distT="0" distL="0" distR="0">
            <wp:extent cx="5220000" cy="2632555"/>
            <wp:effectExtent b="0" l="0" r="0" t="0"/>
            <wp:docPr id="2126535837" name="image106.png"/>
            <a:graphic>
              <a:graphicData uri="http://schemas.openxmlformats.org/drawingml/2006/picture">
                <pic:pic>
                  <pic:nvPicPr>
                    <pic:cNvPr id="0" name="image106.png"/>
                    <pic:cNvPicPr preferRelativeResize="0"/>
                  </pic:nvPicPr>
                  <pic:blipFill>
                    <a:blip r:embed="rId15"/>
                    <a:srcRect b="0" l="0" r="0" t="0"/>
                    <a:stretch>
                      <a:fillRect/>
                    </a:stretch>
                  </pic:blipFill>
                  <pic:spPr>
                    <a:xfrm>
                      <a:off x="0" y="0"/>
                      <a:ext cx="5220000" cy="263255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spacing w:before="240" w:lineRule="auto"/>
        <w:jc w:val="center"/>
        <w:rPr/>
      </w:pPr>
      <w:r w:rsidDel="00000000" w:rsidR="00000000" w:rsidRPr="00000000">
        <w:rPr>
          <w:rtl w:val="0"/>
        </w:rPr>
      </w:r>
    </w:p>
    <w:p w:rsidR="00000000" w:rsidDel="00000000" w:rsidP="00000000" w:rsidRDefault="00000000" w:rsidRPr="00000000" w14:paraId="000001A6">
      <w:pPr>
        <w:pStyle w:val="Heading3"/>
        <w:rPr/>
      </w:pPr>
      <w:r w:rsidDel="00000000" w:rsidR="00000000" w:rsidRPr="00000000">
        <w:rPr>
          <w:rtl w:val="0"/>
        </w:rPr>
        <w:t xml:space="preserve">Setting up Environment</w:t>
      </w:r>
    </w:p>
    <w:p w:rsidR="00000000" w:rsidDel="00000000" w:rsidP="00000000" w:rsidRDefault="00000000" w:rsidRPr="00000000" w14:paraId="000001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1A8">
      <w:pPr>
        <w:spacing w:after="240" w:before="240" w:lineRule="auto"/>
        <w:jc w:val="center"/>
        <w:rPr/>
      </w:pPr>
      <w:r w:rsidDel="00000000" w:rsidR="00000000" w:rsidRPr="00000000">
        <w:rPr/>
        <w:drawing>
          <wp:inline distB="0" distT="0" distL="0" distR="0">
            <wp:extent cx="5220000" cy="959448"/>
            <wp:effectExtent b="0" l="0" r="0" t="0"/>
            <wp:docPr id="2126535835" name="image107.png"/>
            <a:graphic>
              <a:graphicData uri="http://schemas.openxmlformats.org/drawingml/2006/picture">
                <pic:pic>
                  <pic:nvPicPr>
                    <pic:cNvPr id="0" name="image107.png"/>
                    <pic:cNvPicPr preferRelativeResize="0"/>
                  </pic:nvPicPr>
                  <pic:blipFill>
                    <a:blip r:embed="rId16"/>
                    <a:srcRect b="0" l="0" r="0" t="0"/>
                    <a:stretch>
                      <a:fillRect/>
                    </a:stretch>
                  </pic:blipFill>
                  <pic:spPr>
                    <a:xfrm>
                      <a:off x="0" y="0"/>
                      <a:ext cx="5220000" cy="959448"/>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numPr>
          <w:ilvl w:val="0"/>
          <w:numId w:val="1"/>
        </w:numPr>
        <w:pBdr>
          <w:top w:space="0" w:sz="0" w:val="nil"/>
          <w:left w:space="0" w:sz="0" w:val="nil"/>
          <w:bottom w:space="0" w:sz="0" w:val="nil"/>
          <w:right w:space="0" w:sz="0" w:val="nil"/>
          <w:between w:space="0" w:sz="0" w:val="nil"/>
        </w:pBdr>
        <w:spacing w:before="240" w:line="480" w:lineRule="auto"/>
        <w:ind w:left="720" w:hanging="360"/>
        <w:rPr/>
      </w:pPr>
      <w:r w:rsidDel="00000000" w:rsidR="00000000" w:rsidRPr="00000000">
        <w:rPr>
          <w:rtl w:val="0"/>
        </w:rPr>
      </w:r>
    </w:p>
    <w:p w:rsidR="00000000" w:rsidDel="00000000" w:rsidP="00000000" w:rsidRDefault="00000000" w:rsidRPr="00000000" w14:paraId="000001AA">
      <w:pPr>
        <w:jc w:val="center"/>
        <w:rPr/>
      </w:pPr>
      <w:r w:rsidDel="00000000" w:rsidR="00000000" w:rsidRPr="00000000">
        <w:rPr/>
        <w:drawing>
          <wp:inline distB="0" distT="0" distL="0" distR="0">
            <wp:extent cx="5220000" cy="1579996"/>
            <wp:effectExtent b="0" l="0" r="0" t="0"/>
            <wp:docPr id="2126535842" name="image99.png"/>
            <a:graphic>
              <a:graphicData uri="http://schemas.openxmlformats.org/drawingml/2006/picture">
                <pic:pic>
                  <pic:nvPicPr>
                    <pic:cNvPr id="0" name="image99.png"/>
                    <pic:cNvPicPr preferRelativeResize="0"/>
                  </pic:nvPicPr>
                  <pic:blipFill>
                    <a:blip r:embed="rId17"/>
                    <a:srcRect b="0" l="0" r="0" t="0"/>
                    <a:stretch>
                      <a:fillRect/>
                    </a:stretch>
                  </pic:blipFill>
                  <pic:spPr>
                    <a:xfrm>
                      <a:off x="0" y="0"/>
                      <a:ext cx="5220000" cy="1579996"/>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numPr>
          <w:ilvl w:val="0"/>
          <w:numId w:val="1"/>
        </w:numPr>
        <w:pBdr>
          <w:top w:space="0" w:sz="0" w:val="nil"/>
          <w:left w:space="0" w:sz="0" w:val="nil"/>
          <w:bottom w:space="0" w:sz="0" w:val="nil"/>
          <w:right w:space="0" w:sz="0" w:val="nil"/>
          <w:between w:space="0" w:sz="0" w:val="nil"/>
        </w:pBdr>
        <w:spacing w:before="240" w:lineRule="auto"/>
        <w:ind w:left="720" w:hanging="360"/>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AC">
      <w:pPr>
        <w:jc w:val="center"/>
        <w:rPr/>
      </w:pPr>
      <w:r w:rsidDel="00000000" w:rsidR="00000000" w:rsidRPr="00000000">
        <w:rPr/>
        <w:drawing>
          <wp:inline distB="0" distT="0" distL="0" distR="0">
            <wp:extent cx="5220000" cy="959448"/>
            <wp:effectExtent b="0" l="0" r="0" t="0"/>
            <wp:docPr id="2126535839" name="image112.png"/>
            <a:graphic>
              <a:graphicData uri="http://schemas.openxmlformats.org/drawingml/2006/picture">
                <pic:pic>
                  <pic:nvPicPr>
                    <pic:cNvPr id="0" name="image112.png"/>
                    <pic:cNvPicPr preferRelativeResize="0"/>
                  </pic:nvPicPr>
                  <pic:blipFill>
                    <a:blip r:embed="rId18"/>
                    <a:srcRect b="0" l="0" r="0" t="0"/>
                    <a:stretch>
                      <a:fillRect/>
                    </a:stretch>
                  </pic:blipFill>
                  <pic:spPr>
                    <a:xfrm>
                      <a:off x="0" y="0"/>
                      <a:ext cx="5220000" cy="959448"/>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numPr>
          <w:ilvl w:val="0"/>
          <w:numId w:val="1"/>
        </w:numPr>
        <w:pBdr>
          <w:top w:space="0" w:sz="0" w:val="nil"/>
          <w:left w:space="0" w:sz="0" w:val="nil"/>
          <w:bottom w:space="0" w:sz="0" w:val="nil"/>
          <w:right w:space="0" w:sz="0" w:val="nil"/>
          <w:between w:space="0" w:sz="0" w:val="nil"/>
        </w:pBdr>
        <w:spacing w:before="240" w:lineRule="auto"/>
        <w:ind w:left="720" w:hanging="360"/>
        <w:rPr/>
      </w:pPr>
      <w:r w:rsidDel="00000000" w:rsidR="00000000" w:rsidRPr="00000000">
        <w:rPr>
          <w:rtl w:val="0"/>
        </w:rPr>
      </w:r>
    </w:p>
    <w:p w:rsidR="00000000" w:rsidDel="00000000" w:rsidP="00000000" w:rsidRDefault="00000000" w:rsidRPr="00000000" w14:paraId="000001AE">
      <w:pPr>
        <w:jc w:val="center"/>
        <w:rPr/>
      </w:pPr>
      <w:r w:rsidDel="00000000" w:rsidR="00000000" w:rsidRPr="00000000">
        <w:rPr/>
        <w:drawing>
          <wp:inline distB="0" distT="0" distL="0" distR="0">
            <wp:extent cx="5220000" cy="959448"/>
            <wp:effectExtent b="0" l="0" r="0" t="0"/>
            <wp:docPr id="2126535841" name="image116.png"/>
            <a:graphic>
              <a:graphicData uri="http://schemas.openxmlformats.org/drawingml/2006/picture">
                <pic:pic>
                  <pic:nvPicPr>
                    <pic:cNvPr id="0" name="image116.png"/>
                    <pic:cNvPicPr preferRelativeResize="0"/>
                  </pic:nvPicPr>
                  <pic:blipFill>
                    <a:blip r:embed="rId19"/>
                    <a:srcRect b="0" l="0" r="0" t="0"/>
                    <a:stretch>
                      <a:fillRect/>
                    </a:stretch>
                  </pic:blipFill>
                  <pic:spPr>
                    <a:xfrm>
                      <a:off x="0" y="0"/>
                      <a:ext cx="5220000" cy="959448"/>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numPr>
          <w:ilvl w:val="0"/>
          <w:numId w:val="1"/>
        </w:numPr>
        <w:pBdr>
          <w:top w:space="0" w:sz="0" w:val="nil"/>
          <w:left w:space="0" w:sz="0" w:val="nil"/>
          <w:bottom w:space="0" w:sz="0" w:val="nil"/>
          <w:right w:space="0" w:sz="0" w:val="nil"/>
          <w:between w:space="0" w:sz="0" w:val="nil"/>
        </w:pBdr>
        <w:spacing w:before="240" w:lineRule="auto"/>
        <w:ind w:left="720" w:hanging="360"/>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B0">
      <w:pPr>
        <w:jc w:val="center"/>
        <w:rPr/>
      </w:pPr>
      <w:r w:rsidDel="00000000" w:rsidR="00000000" w:rsidRPr="00000000">
        <w:rPr/>
        <w:drawing>
          <wp:inline distB="0" distT="0" distL="0" distR="0">
            <wp:extent cx="5220000" cy="1175743"/>
            <wp:effectExtent b="0" l="0" r="0" t="0"/>
            <wp:docPr id="2126535844" name="image111.png"/>
            <a:graphic>
              <a:graphicData uri="http://schemas.openxmlformats.org/drawingml/2006/picture">
                <pic:pic>
                  <pic:nvPicPr>
                    <pic:cNvPr id="0" name="image111.png"/>
                    <pic:cNvPicPr preferRelativeResize="0"/>
                  </pic:nvPicPr>
                  <pic:blipFill>
                    <a:blip r:embed="rId20"/>
                    <a:srcRect b="0" l="0" r="0" t="0"/>
                    <a:stretch>
                      <a:fillRect/>
                    </a:stretch>
                  </pic:blipFill>
                  <pic:spPr>
                    <a:xfrm>
                      <a:off x="0" y="0"/>
                      <a:ext cx="5220000" cy="1175743"/>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jc w:val="center"/>
        <w:rPr/>
      </w:pPr>
      <w:r w:rsidDel="00000000" w:rsidR="00000000" w:rsidRPr="00000000">
        <w:rPr>
          <w:rtl w:val="0"/>
        </w:rPr>
      </w:r>
    </w:p>
    <w:p w:rsidR="00000000" w:rsidDel="00000000" w:rsidP="00000000" w:rsidRDefault="00000000" w:rsidRPr="00000000" w14:paraId="000001B2">
      <w:pPr>
        <w:pStyle w:val="Heading3"/>
        <w:spacing w:before="0" w:lineRule="auto"/>
        <w:rPr/>
      </w:pPr>
      <w:r w:rsidDel="00000000" w:rsidR="00000000" w:rsidRPr="00000000">
        <w:rPr>
          <w:rtl w:val="0"/>
        </w:rPr>
        <w:t xml:space="preserve">Java path and Version</w:t>
      </w:r>
    </w:p>
    <w:p w:rsidR="00000000" w:rsidDel="00000000" w:rsidP="00000000" w:rsidRDefault="00000000" w:rsidRPr="00000000" w14:paraId="000001B3">
      <w:pPr>
        <w:numPr>
          <w:ilvl w:val="0"/>
          <w:numId w:val="1"/>
        </w:numPr>
        <w:pBdr>
          <w:top w:space="0" w:sz="0" w:val="nil"/>
          <w:left w:space="0" w:sz="0" w:val="nil"/>
          <w:bottom w:space="0" w:sz="0" w:val="nil"/>
          <w:right w:space="0" w:sz="0" w:val="nil"/>
          <w:between w:space="0" w:sz="0" w:val="nil"/>
        </w:pBdr>
        <w:spacing w:before="240" w:lineRule="auto"/>
        <w:ind w:left="720" w:hanging="360"/>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B4">
      <w:pPr>
        <w:jc w:val="center"/>
        <w:rPr/>
      </w:pPr>
      <w:r w:rsidDel="00000000" w:rsidR="00000000" w:rsidRPr="00000000">
        <w:rPr/>
        <w:drawing>
          <wp:inline distB="0" distT="0" distL="0" distR="0">
            <wp:extent cx="5220000" cy="798094"/>
            <wp:effectExtent b="0" l="0" r="0" t="0"/>
            <wp:docPr id="2126535845" name="image100.png"/>
            <a:graphic>
              <a:graphicData uri="http://schemas.openxmlformats.org/drawingml/2006/picture">
                <pic:pic>
                  <pic:nvPicPr>
                    <pic:cNvPr id="0" name="image100.png"/>
                    <pic:cNvPicPr preferRelativeResize="0"/>
                  </pic:nvPicPr>
                  <pic:blipFill>
                    <a:blip r:embed="rId21"/>
                    <a:srcRect b="0" l="0" r="0" t="0"/>
                    <a:stretch>
                      <a:fillRect/>
                    </a:stretch>
                  </pic:blipFill>
                  <pic:spPr>
                    <a:xfrm>
                      <a:off x="0" y="0"/>
                      <a:ext cx="5220000" cy="798094"/>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B6">
      <w:pPr>
        <w:jc w:val="center"/>
        <w:rPr/>
      </w:pPr>
      <w:r w:rsidDel="00000000" w:rsidR="00000000" w:rsidRPr="00000000">
        <w:rPr/>
        <w:drawing>
          <wp:inline distB="0" distT="0" distL="0" distR="0">
            <wp:extent cx="5220000" cy="1013811"/>
            <wp:effectExtent b="0" l="0" r="0" t="0"/>
            <wp:docPr id="2126535846" name="image115.png"/>
            <a:graphic>
              <a:graphicData uri="http://schemas.openxmlformats.org/drawingml/2006/picture">
                <pic:pic>
                  <pic:nvPicPr>
                    <pic:cNvPr id="0" name="image115.png"/>
                    <pic:cNvPicPr preferRelativeResize="0"/>
                  </pic:nvPicPr>
                  <pic:blipFill>
                    <a:blip r:embed="rId22"/>
                    <a:srcRect b="0" l="0" r="0" t="0"/>
                    <a:stretch>
                      <a:fillRect/>
                    </a:stretch>
                  </pic:blipFill>
                  <pic:spPr>
                    <a:xfrm>
                      <a:off x="0" y="0"/>
                      <a:ext cx="5220000" cy="1013811"/>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pStyle w:val="Heading3"/>
        <w:rPr/>
      </w:pPr>
      <w:r w:rsidDel="00000000" w:rsidR="00000000" w:rsidRPr="00000000">
        <w:rPr>
          <w:rtl w:val="0"/>
        </w:rPr>
        <w:t xml:space="preserve">Hadoop Path and Version</w:t>
      </w:r>
    </w:p>
    <w:p w:rsidR="00000000" w:rsidDel="00000000" w:rsidP="00000000" w:rsidRDefault="00000000" w:rsidRPr="00000000" w14:paraId="000001B8">
      <w:pPr>
        <w:numPr>
          <w:ilvl w:val="0"/>
          <w:numId w:val="1"/>
        </w:numPr>
        <w:pBdr>
          <w:top w:space="0" w:sz="0" w:val="nil"/>
          <w:left w:space="0" w:sz="0" w:val="nil"/>
          <w:bottom w:space="0" w:sz="0" w:val="nil"/>
          <w:right w:space="0" w:sz="0" w:val="nil"/>
          <w:between w:space="0" w:sz="0" w:val="nil"/>
        </w:pBdr>
        <w:spacing w:before="240" w:lineRule="auto"/>
        <w:ind w:left="720" w:hanging="360"/>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B9">
      <w:pPr>
        <w:spacing w:after="240" w:lineRule="auto"/>
        <w:jc w:val="center"/>
        <w:rPr/>
      </w:pPr>
      <w:r w:rsidDel="00000000" w:rsidR="00000000" w:rsidRPr="00000000">
        <w:rPr/>
        <w:drawing>
          <wp:inline distB="0" distT="0" distL="0" distR="0">
            <wp:extent cx="5220000" cy="798094"/>
            <wp:effectExtent b="0" l="0" r="0" t="0"/>
            <wp:docPr id="2126535847" name="image113.png"/>
            <a:graphic>
              <a:graphicData uri="http://schemas.openxmlformats.org/drawingml/2006/picture">
                <pic:pic>
                  <pic:nvPicPr>
                    <pic:cNvPr id="0" name="image113.png"/>
                    <pic:cNvPicPr preferRelativeResize="0"/>
                  </pic:nvPicPr>
                  <pic:blipFill>
                    <a:blip r:embed="rId23"/>
                    <a:srcRect b="0" l="0" r="0" t="0"/>
                    <a:stretch>
                      <a:fillRect/>
                    </a:stretch>
                  </pic:blipFill>
                  <pic:spPr>
                    <a:xfrm>
                      <a:off x="0" y="0"/>
                      <a:ext cx="5220000" cy="798094"/>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numPr>
          <w:ilvl w:val="0"/>
          <w:numId w:val="1"/>
        </w:numPr>
        <w:pBdr>
          <w:top w:space="0" w:sz="0" w:val="nil"/>
          <w:left w:space="0" w:sz="0" w:val="nil"/>
          <w:bottom w:space="0" w:sz="0" w:val="nil"/>
          <w:right w:space="0" w:sz="0" w:val="nil"/>
          <w:between w:space="0" w:sz="0" w:val="nil"/>
        </w:pBdr>
        <w:spacing w:before="240" w:lineRule="auto"/>
        <w:ind w:left="720" w:hanging="360"/>
        <w:rPr/>
      </w:pPr>
      <w:r w:rsidDel="00000000" w:rsidR="00000000" w:rsidRPr="00000000">
        <w:rPr>
          <w:rtl w:val="0"/>
        </w:rPr>
      </w:r>
    </w:p>
    <w:p w:rsidR="00000000" w:rsidDel="00000000" w:rsidP="00000000" w:rsidRDefault="00000000" w:rsidRPr="00000000" w14:paraId="000001BB">
      <w:pPr>
        <w:jc w:val="center"/>
        <w:rPr/>
      </w:pPr>
      <w:r w:rsidDel="00000000" w:rsidR="00000000" w:rsidRPr="00000000">
        <w:rPr/>
        <w:drawing>
          <wp:inline distB="0" distT="0" distL="0" distR="0">
            <wp:extent cx="5220000" cy="1359652"/>
            <wp:effectExtent b="0" l="0" r="0" t="0"/>
            <wp:docPr id="2126535848" name="image103.png"/>
            <a:graphic>
              <a:graphicData uri="http://schemas.openxmlformats.org/drawingml/2006/picture">
                <pic:pic>
                  <pic:nvPicPr>
                    <pic:cNvPr id="0" name="image103.png"/>
                    <pic:cNvPicPr preferRelativeResize="0"/>
                  </pic:nvPicPr>
                  <pic:blipFill>
                    <a:blip r:embed="rId24"/>
                    <a:srcRect b="0" l="0" r="0" t="0"/>
                    <a:stretch>
                      <a:fillRect/>
                    </a:stretch>
                  </pic:blipFill>
                  <pic:spPr>
                    <a:xfrm>
                      <a:off x="0" y="0"/>
                      <a:ext cx="5220000" cy="1359652"/>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before="240" w:lineRule="auto"/>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pStyle w:val="Heading3"/>
        <w:rPr/>
      </w:pPr>
      <w:r w:rsidDel="00000000" w:rsidR="00000000" w:rsidRPr="00000000">
        <w:rPr>
          <w:rtl w:val="0"/>
        </w:rPr>
        <w:t xml:space="preserve">Learning Outcomes:</w:t>
      </w:r>
    </w:p>
    <w:tbl>
      <w:tblPr>
        <w:tblStyle w:val="Table3"/>
        <w:tblW w:w="9016.0" w:type="dxa"/>
        <w:jc w:val="left"/>
        <w:tblBorders>
          <w:top w:color="000000" w:space="0" w:sz="0" w:val="nil"/>
          <w:left w:color="000000" w:space="0" w:sz="0" w:val="nil"/>
          <w:bottom w:color="000000" w:space="0" w:sz="0" w:val="nil"/>
          <w:right w:color="000000" w:space="0" w:sz="0" w:val="nil"/>
          <w:insideH w:color="000000" w:space="0" w:sz="4" w:val="dotted"/>
          <w:insideV w:color="000000" w:space="0" w:sz="0" w:val="nil"/>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1BF">
            <w:pPr>
              <w:rPr/>
            </w:pPr>
            <w:r w:rsidDel="00000000" w:rsidR="00000000" w:rsidRPr="00000000">
              <w:rPr>
                <w:rtl w:val="0"/>
              </w:rPr>
            </w:r>
          </w:p>
        </w:tc>
      </w:tr>
      <w:tr>
        <w:trPr>
          <w:cantSplit w:val="0"/>
          <w:tblHeader w:val="0"/>
        </w:trPr>
        <w:tc>
          <w:tcPr/>
          <w:p w:rsidR="00000000" w:rsidDel="00000000" w:rsidP="00000000" w:rsidRDefault="00000000" w:rsidRPr="00000000" w14:paraId="000001C0">
            <w:pPr>
              <w:rPr/>
            </w:pPr>
            <w:r w:rsidDel="00000000" w:rsidR="00000000" w:rsidRPr="00000000">
              <w:rPr>
                <w:rtl w:val="0"/>
              </w:rPr>
            </w:r>
          </w:p>
        </w:tc>
      </w:tr>
      <w:tr>
        <w:trPr>
          <w:cantSplit w:val="0"/>
          <w:tblHeader w:val="0"/>
        </w:trPr>
        <w:tc>
          <w:tcPr/>
          <w:p w:rsidR="00000000" w:rsidDel="00000000" w:rsidP="00000000" w:rsidRDefault="00000000" w:rsidRPr="00000000" w14:paraId="000001C1">
            <w:pPr>
              <w:rPr/>
            </w:pPr>
            <w:r w:rsidDel="00000000" w:rsidR="00000000" w:rsidRPr="00000000">
              <w:rPr>
                <w:rtl w:val="0"/>
              </w:rPr>
            </w:r>
          </w:p>
        </w:tc>
      </w:tr>
      <w:tr>
        <w:trPr>
          <w:cantSplit w:val="0"/>
          <w:tblHeader w:val="0"/>
        </w:trPr>
        <w:tc>
          <w:tcPr/>
          <w:p w:rsidR="00000000" w:rsidDel="00000000" w:rsidP="00000000" w:rsidRDefault="00000000" w:rsidRPr="00000000" w14:paraId="000001C2">
            <w:pPr>
              <w:rPr/>
            </w:pPr>
            <w:r w:rsidDel="00000000" w:rsidR="00000000" w:rsidRPr="00000000">
              <w:rPr>
                <w:rtl w:val="0"/>
              </w:rPr>
            </w:r>
          </w:p>
        </w:tc>
      </w:tr>
      <w:tr>
        <w:trPr>
          <w:cantSplit w:val="0"/>
          <w:tblHeader w:val="0"/>
        </w:trPr>
        <w:tc>
          <w:tcPr/>
          <w:p w:rsidR="00000000" w:rsidDel="00000000" w:rsidP="00000000" w:rsidRDefault="00000000" w:rsidRPr="00000000" w14:paraId="000001C3">
            <w:pPr>
              <w:rPr/>
            </w:pPr>
            <w:r w:rsidDel="00000000" w:rsidR="00000000" w:rsidRPr="00000000">
              <w:rPr>
                <w:rtl w:val="0"/>
              </w:rPr>
            </w:r>
          </w:p>
        </w:tc>
      </w:tr>
      <w:tr>
        <w:trPr>
          <w:cantSplit w:val="0"/>
          <w:tblHeader w:val="0"/>
        </w:trPr>
        <w:tc>
          <w:tcPr/>
          <w:p w:rsidR="00000000" w:rsidDel="00000000" w:rsidP="00000000" w:rsidRDefault="00000000" w:rsidRPr="00000000" w14:paraId="000001C4">
            <w:pPr>
              <w:rPr/>
            </w:pPr>
            <w:r w:rsidDel="00000000" w:rsidR="00000000" w:rsidRPr="00000000">
              <w:rPr>
                <w:rtl w:val="0"/>
              </w:rPr>
            </w:r>
          </w:p>
        </w:tc>
      </w:tr>
    </w:tbl>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Style w:val="Heading1"/>
        <w:rPr/>
      </w:pPr>
      <w:r w:rsidDel="00000000" w:rsidR="00000000" w:rsidRPr="00000000">
        <w:br w:type="page"/>
      </w:r>
      <w:r w:rsidDel="00000000" w:rsidR="00000000" w:rsidRPr="00000000">
        <w:rPr>
          <w:rtl w:val="0"/>
        </w:rPr>
        <w:t xml:space="preserve">Experiment 2</w:t>
      </w:r>
    </w:p>
    <w:p w:rsidR="00000000" w:rsidDel="00000000" w:rsidP="00000000" w:rsidRDefault="00000000" w:rsidRPr="00000000" w14:paraId="000001C7">
      <w:pPr>
        <w:pStyle w:val="Heading2"/>
        <w:rPr/>
      </w:pPr>
      <w:r w:rsidDel="00000000" w:rsidR="00000000" w:rsidRPr="00000000">
        <w:rPr>
          <w:rtl w:val="0"/>
        </w:rPr>
        <w:t xml:space="preserve">Experiment 2: Develop a map reduce program to calculate the frequency of a given word in a given file.</w:t>
      </w:r>
    </w:p>
    <w:p w:rsidR="00000000" w:rsidDel="00000000" w:rsidP="00000000" w:rsidRDefault="00000000" w:rsidRPr="00000000" w14:paraId="000001C8">
      <w:pPr>
        <w:pStyle w:val="Heading3"/>
        <w:rPr/>
      </w:pPr>
      <w:r w:rsidDel="00000000" w:rsidR="00000000" w:rsidRPr="00000000">
        <w:rPr>
          <w:rtl w:val="0"/>
        </w:rPr>
        <w:t xml:space="preserve">Theory:</w:t>
      </w:r>
    </w:p>
    <w:tbl>
      <w:tblPr>
        <w:tblStyle w:val="Table4"/>
        <w:tblW w:w="9016.0" w:type="dxa"/>
        <w:jc w:val="left"/>
        <w:tblBorders>
          <w:top w:color="000000" w:space="0" w:sz="0" w:val="nil"/>
          <w:left w:color="000000" w:space="0" w:sz="0" w:val="nil"/>
          <w:bottom w:color="000000" w:space="0" w:sz="0" w:val="nil"/>
          <w:right w:color="000000" w:space="0" w:sz="0" w:val="nil"/>
          <w:insideH w:color="000000" w:space="0" w:sz="4" w:val="dotted"/>
          <w:insideV w:color="000000" w:space="0" w:sz="0" w:val="nil"/>
        </w:tblBorders>
        <w:tblLayout w:type="fixed"/>
        <w:tblLook w:val="0400"/>
      </w:tblPr>
      <w:tblGrid>
        <w:gridCol w:w="9016"/>
        <w:tblGridChange w:id="0">
          <w:tblGrid>
            <w:gridCol w:w="9016"/>
          </w:tblGrid>
        </w:tblGridChange>
      </w:tblGrid>
      <w:tr>
        <w:trPr>
          <w:cantSplit w:val="0"/>
          <w:trHeight w:val="334" w:hRule="atLeast"/>
          <w:tblHeader w:val="0"/>
        </w:trPr>
        <w:tc>
          <w:tcPr>
            <w:tcBorders>
              <w:top w:color="000000" w:space="0" w:sz="4" w:val="dotted"/>
              <w:bottom w:color="000000" w:space="0" w:sz="4" w:val="dotted"/>
            </w:tcBorders>
          </w:tcPr>
          <w:p w:rsidR="00000000" w:rsidDel="00000000" w:rsidP="00000000" w:rsidRDefault="00000000" w:rsidRPr="00000000" w14:paraId="000001C9">
            <w:pPr>
              <w:rPr/>
            </w:pPr>
            <w:r w:rsidDel="00000000" w:rsidR="00000000" w:rsidRPr="00000000">
              <w:rPr>
                <w:rtl w:val="0"/>
              </w:rPr>
            </w:r>
          </w:p>
        </w:tc>
      </w:tr>
      <w:tr>
        <w:trPr>
          <w:cantSplit w:val="0"/>
          <w:trHeight w:val="334" w:hRule="atLeast"/>
          <w:tblHeader w:val="0"/>
        </w:trPr>
        <w:tc>
          <w:tcPr>
            <w:tcBorders>
              <w:top w:color="000000" w:space="0" w:sz="4" w:val="dotted"/>
            </w:tcBorders>
          </w:tcPr>
          <w:p w:rsidR="00000000" w:rsidDel="00000000" w:rsidP="00000000" w:rsidRDefault="00000000" w:rsidRPr="00000000" w14:paraId="000001CA">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CB">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CC">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CD">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CE">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CF">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D0">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D1">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D2">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D3">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D4">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D5">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D6">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D7">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D8">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D9">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DA">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DB">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DC">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DD">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DE">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DF">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E0">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E1">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E2">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E3">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E4">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E5">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E6">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1E7">
            <w:pPr>
              <w:rPr/>
            </w:pPr>
            <w:r w:rsidDel="00000000" w:rsidR="00000000" w:rsidRPr="00000000">
              <w:rPr>
                <w:rtl w:val="0"/>
              </w:rPr>
            </w:r>
          </w:p>
        </w:tc>
      </w:tr>
      <w:tr>
        <w:trPr>
          <w:cantSplit w:val="0"/>
          <w:trHeight w:val="334" w:hRule="atLeast"/>
          <w:tblHeader w:val="0"/>
        </w:trPr>
        <w:tc>
          <w:tcPr>
            <w:tcBorders>
              <w:bottom w:color="000000" w:space="0" w:sz="4" w:val="dotted"/>
            </w:tcBorders>
          </w:tcPr>
          <w:p w:rsidR="00000000" w:rsidDel="00000000" w:rsidP="00000000" w:rsidRDefault="00000000" w:rsidRPr="00000000" w14:paraId="000001E8">
            <w:pPr>
              <w:rPr/>
            </w:pPr>
            <w:r w:rsidDel="00000000" w:rsidR="00000000" w:rsidRPr="00000000">
              <w:rPr>
                <w:rtl w:val="0"/>
              </w:rPr>
            </w:r>
          </w:p>
        </w:tc>
      </w:tr>
      <w:tr>
        <w:trPr>
          <w:cantSplit w:val="0"/>
          <w:trHeight w:val="334" w:hRule="atLeast"/>
          <w:tblHeader w:val="0"/>
        </w:trPr>
        <w:tc>
          <w:tcPr>
            <w:tcBorders>
              <w:top w:color="000000" w:space="0" w:sz="4" w:val="dotted"/>
              <w:bottom w:color="000000" w:space="0" w:sz="4" w:val="dotted"/>
            </w:tcBorders>
          </w:tcPr>
          <w:p w:rsidR="00000000" w:rsidDel="00000000" w:rsidP="00000000" w:rsidRDefault="00000000" w:rsidRPr="00000000" w14:paraId="000001E9">
            <w:pPr>
              <w:rPr/>
            </w:pPr>
            <w:r w:rsidDel="00000000" w:rsidR="00000000" w:rsidRPr="00000000">
              <w:rPr>
                <w:rtl w:val="0"/>
              </w:rPr>
            </w:r>
          </w:p>
        </w:tc>
      </w:tr>
    </w:tbl>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pStyle w:val="Heading3"/>
        <w:spacing w:after="0" w:lineRule="auto"/>
        <w:rPr/>
      </w:pPr>
      <w:r w:rsidDel="00000000" w:rsidR="00000000" w:rsidRPr="00000000">
        <w:rPr>
          <w:rtl w:val="0"/>
        </w:rPr>
        <w:t xml:space="preserve">Code:</w:t>
      </w:r>
    </w:p>
    <w:p w:rsidR="00000000" w:rsidDel="00000000" w:rsidP="00000000" w:rsidRDefault="00000000" w:rsidRPr="00000000" w14:paraId="000001EC">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import</w:t>
      </w:r>
      <w:r w:rsidDel="00000000" w:rsidR="00000000" w:rsidRPr="00000000">
        <w:rPr>
          <w:rFonts w:ascii="Consolas" w:cs="Consolas" w:eastAsia="Consolas" w:hAnsi="Consolas"/>
          <w:color w:val="000000"/>
          <w:sz w:val="19"/>
          <w:szCs w:val="19"/>
          <w:rtl w:val="0"/>
        </w:rPr>
        <w:t xml:space="preserve"> java.io.IOException;</w:t>
      </w:r>
    </w:p>
    <w:p w:rsidR="00000000" w:rsidDel="00000000" w:rsidP="00000000" w:rsidRDefault="00000000" w:rsidRPr="00000000" w14:paraId="000001ED">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import</w:t>
      </w:r>
      <w:r w:rsidDel="00000000" w:rsidR="00000000" w:rsidRPr="00000000">
        <w:rPr>
          <w:rFonts w:ascii="Consolas" w:cs="Consolas" w:eastAsia="Consolas" w:hAnsi="Consolas"/>
          <w:color w:val="000000"/>
          <w:sz w:val="19"/>
          <w:szCs w:val="19"/>
          <w:rtl w:val="0"/>
        </w:rPr>
        <w:t xml:space="preserve"> java.util.StringTokenizer;</w:t>
      </w:r>
    </w:p>
    <w:p w:rsidR="00000000" w:rsidDel="00000000" w:rsidP="00000000" w:rsidRDefault="00000000" w:rsidRPr="00000000" w14:paraId="000001EE">
      <w:pPr>
        <w:shd w:fill="ffffff" w:val="clear"/>
        <w:spacing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EF">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import</w:t>
      </w:r>
      <w:r w:rsidDel="00000000" w:rsidR="00000000" w:rsidRPr="00000000">
        <w:rPr>
          <w:rFonts w:ascii="Consolas" w:cs="Consolas" w:eastAsia="Consolas" w:hAnsi="Consolas"/>
          <w:color w:val="000000"/>
          <w:sz w:val="19"/>
          <w:szCs w:val="19"/>
          <w:rtl w:val="0"/>
        </w:rPr>
        <w:t xml:space="preserve"> org.apache.hadoop.conf.Configuration;</w:t>
      </w:r>
    </w:p>
    <w:p w:rsidR="00000000" w:rsidDel="00000000" w:rsidP="00000000" w:rsidRDefault="00000000" w:rsidRPr="00000000" w14:paraId="000001F0">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import</w:t>
      </w:r>
      <w:r w:rsidDel="00000000" w:rsidR="00000000" w:rsidRPr="00000000">
        <w:rPr>
          <w:rFonts w:ascii="Consolas" w:cs="Consolas" w:eastAsia="Consolas" w:hAnsi="Consolas"/>
          <w:color w:val="000000"/>
          <w:sz w:val="19"/>
          <w:szCs w:val="19"/>
          <w:rtl w:val="0"/>
        </w:rPr>
        <w:t xml:space="preserve"> org.apache.hadoop.fs.Path;</w:t>
      </w:r>
    </w:p>
    <w:p w:rsidR="00000000" w:rsidDel="00000000" w:rsidP="00000000" w:rsidRDefault="00000000" w:rsidRPr="00000000" w14:paraId="000001F1">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import</w:t>
      </w:r>
      <w:r w:rsidDel="00000000" w:rsidR="00000000" w:rsidRPr="00000000">
        <w:rPr>
          <w:rFonts w:ascii="Consolas" w:cs="Consolas" w:eastAsia="Consolas" w:hAnsi="Consolas"/>
          <w:color w:val="000000"/>
          <w:sz w:val="19"/>
          <w:szCs w:val="19"/>
          <w:rtl w:val="0"/>
        </w:rPr>
        <w:t xml:space="preserve"> org.apache.hadoop.io.IntWritable;</w:t>
      </w:r>
    </w:p>
    <w:p w:rsidR="00000000" w:rsidDel="00000000" w:rsidP="00000000" w:rsidRDefault="00000000" w:rsidRPr="00000000" w14:paraId="000001F2">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import</w:t>
      </w:r>
      <w:r w:rsidDel="00000000" w:rsidR="00000000" w:rsidRPr="00000000">
        <w:rPr>
          <w:rFonts w:ascii="Consolas" w:cs="Consolas" w:eastAsia="Consolas" w:hAnsi="Consolas"/>
          <w:color w:val="000000"/>
          <w:sz w:val="19"/>
          <w:szCs w:val="19"/>
          <w:rtl w:val="0"/>
        </w:rPr>
        <w:t xml:space="preserve"> org.apache.hadoop.io.Text;</w:t>
      </w:r>
    </w:p>
    <w:p w:rsidR="00000000" w:rsidDel="00000000" w:rsidP="00000000" w:rsidRDefault="00000000" w:rsidRPr="00000000" w14:paraId="000001F3">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import</w:t>
      </w:r>
      <w:r w:rsidDel="00000000" w:rsidR="00000000" w:rsidRPr="00000000">
        <w:rPr>
          <w:rFonts w:ascii="Consolas" w:cs="Consolas" w:eastAsia="Consolas" w:hAnsi="Consolas"/>
          <w:color w:val="000000"/>
          <w:sz w:val="19"/>
          <w:szCs w:val="19"/>
          <w:rtl w:val="0"/>
        </w:rPr>
        <w:t xml:space="preserve"> org.apache.hadoop.mapreduce.Job;</w:t>
      </w:r>
    </w:p>
    <w:p w:rsidR="00000000" w:rsidDel="00000000" w:rsidP="00000000" w:rsidRDefault="00000000" w:rsidRPr="00000000" w14:paraId="000001F4">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import</w:t>
      </w:r>
      <w:r w:rsidDel="00000000" w:rsidR="00000000" w:rsidRPr="00000000">
        <w:rPr>
          <w:rFonts w:ascii="Consolas" w:cs="Consolas" w:eastAsia="Consolas" w:hAnsi="Consolas"/>
          <w:color w:val="000000"/>
          <w:sz w:val="19"/>
          <w:szCs w:val="19"/>
          <w:rtl w:val="0"/>
        </w:rPr>
        <w:t xml:space="preserve"> org.apache.hadoop.mapreduce.Mapper;</w:t>
      </w:r>
    </w:p>
    <w:p w:rsidR="00000000" w:rsidDel="00000000" w:rsidP="00000000" w:rsidRDefault="00000000" w:rsidRPr="00000000" w14:paraId="000001F5">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import</w:t>
      </w:r>
      <w:r w:rsidDel="00000000" w:rsidR="00000000" w:rsidRPr="00000000">
        <w:rPr>
          <w:rFonts w:ascii="Consolas" w:cs="Consolas" w:eastAsia="Consolas" w:hAnsi="Consolas"/>
          <w:color w:val="000000"/>
          <w:sz w:val="19"/>
          <w:szCs w:val="19"/>
          <w:rtl w:val="0"/>
        </w:rPr>
        <w:t xml:space="preserve"> org.apache.hadoop.mapreduce.Reducer;</w:t>
      </w:r>
    </w:p>
    <w:p w:rsidR="00000000" w:rsidDel="00000000" w:rsidP="00000000" w:rsidRDefault="00000000" w:rsidRPr="00000000" w14:paraId="000001F6">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import</w:t>
      </w:r>
      <w:r w:rsidDel="00000000" w:rsidR="00000000" w:rsidRPr="00000000">
        <w:rPr>
          <w:rFonts w:ascii="Consolas" w:cs="Consolas" w:eastAsia="Consolas" w:hAnsi="Consolas"/>
          <w:color w:val="000000"/>
          <w:sz w:val="19"/>
          <w:szCs w:val="19"/>
          <w:rtl w:val="0"/>
        </w:rPr>
        <w:t xml:space="preserve"> org.apache.hadoop.mapreduce.lib.input.FileInputFormat;</w:t>
      </w:r>
    </w:p>
    <w:p w:rsidR="00000000" w:rsidDel="00000000" w:rsidP="00000000" w:rsidRDefault="00000000" w:rsidRPr="00000000" w14:paraId="000001F7">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import</w:t>
      </w:r>
      <w:r w:rsidDel="00000000" w:rsidR="00000000" w:rsidRPr="00000000">
        <w:rPr>
          <w:rFonts w:ascii="Consolas" w:cs="Consolas" w:eastAsia="Consolas" w:hAnsi="Consolas"/>
          <w:color w:val="000000"/>
          <w:sz w:val="19"/>
          <w:szCs w:val="19"/>
          <w:rtl w:val="0"/>
        </w:rPr>
        <w:t xml:space="preserve"> org.apache.hadoop.mapreduce.lib.output.FileOutputFormat;</w:t>
      </w:r>
    </w:p>
    <w:p w:rsidR="00000000" w:rsidDel="00000000" w:rsidP="00000000" w:rsidRDefault="00000000" w:rsidRPr="00000000" w14:paraId="000001F8">
      <w:pPr>
        <w:shd w:fill="ffffff" w:val="clear"/>
        <w:spacing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F9">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67f99"/>
          <w:sz w:val="19"/>
          <w:szCs w:val="19"/>
          <w:rtl w:val="0"/>
        </w:rPr>
        <w:t xml:space="preserve">WordCount</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1FA">
      <w:pPr>
        <w:shd w:fill="ffffff" w:val="clear"/>
        <w:spacing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FB">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static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67f99"/>
          <w:sz w:val="19"/>
          <w:szCs w:val="19"/>
          <w:rtl w:val="0"/>
        </w:rPr>
        <w:t xml:space="preserve">TokenizerMapper</w:t>
      </w:r>
      <w:r w:rsidDel="00000000" w:rsidR="00000000" w:rsidRPr="00000000">
        <w:rPr>
          <w:rtl w:val="0"/>
        </w:rPr>
      </w:r>
    </w:p>
    <w:p w:rsidR="00000000" w:rsidDel="00000000" w:rsidP="00000000" w:rsidRDefault="00000000" w:rsidRPr="00000000" w14:paraId="000001FC">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extends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67f99"/>
          <w:sz w:val="19"/>
          <w:szCs w:val="19"/>
          <w:rtl w:val="0"/>
        </w:rPr>
        <w:t xml:space="preserve">Mapper</w:t>
      </w:r>
      <w:r w:rsidDel="00000000" w:rsidR="00000000" w:rsidRPr="00000000">
        <w:rPr>
          <w:rFonts w:ascii="Consolas" w:cs="Consolas" w:eastAsia="Consolas" w:hAnsi="Consolas"/>
          <w:color w:val="000000"/>
          <w:sz w:val="19"/>
          <w:szCs w:val="19"/>
          <w:rtl w:val="0"/>
        </w:rPr>
        <w:t xml:space="preserve">&lt;</w:t>
      </w:r>
      <w:r w:rsidDel="00000000" w:rsidR="00000000" w:rsidRPr="00000000">
        <w:rPr>
          <w:rFonts w:ascii="Consolas" w:cs="Consolas" w:eastAsia="Consolas" w:hAnsi="Consolas"/>
          <w:color w:val="267f99"/>
          <w:sz w:val="19"/>
          <w:szCs w:val="19"/>
          <w:rtl w:val="0"/>
        </w:rPr>
        <w:t xml:space="preserve">Object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67f99"/>
          <w:sz w:val="19"/>
          <w:szCs w:val="19"/>
          <w:rtl w:val="0"/>
        </w:rPr>
        <w:t xml:space="preserve">Text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67f99"/>
          <w:sz w:val="19"/>
          <w:szCs w:val="19"/>
          <w:rtl w:val="0"/>
        </w:rPr>
        <w:t xml:space="preserve">Text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67f99"/>
          <w:sz w:val="19"/>
          <w:szCs w:val="19"/>
          <w:rtl w:val="0"/>
        </w:rPr>
        <w:t xml:space="preserve">IntWritable</w:t>
      </w:r>
      <w:r w:rsidDel="00000000" w:rsidR="00000000" w:rsidRPr="00000000">
        <w:rPr>
          <w:rFonts w:ascii="Consolas" w:cs="Consolas" w:eastAsia="Consolas" w:hAnsi="Consolas"/>
          <w:color w:val="000000"/>
          <w:sz w:val="19"/>
          <w:szCs w:val="19"/>
          <w:rtl w:val="0"/>
        </w:rPr>
        <w:t xml:space="preserve">&gt;{</w:t>
      </w:r>
    </w:p>
    <w:p w:rsidR="00000000" w:rsidDel="00000000" w:rsidP="00000000" w:rsidRDefault="00000000" w:rsidRPr="00000000" w14:paraId="000001FD">
      <w:pPr>
        <w:shd w:fill="ffffff" w:val="clear"/>
        <w:spacing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FE">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final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static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67f99"/>
          <w:sz w:val="19"/>
          <w:szCs w:val="19"/>
          <w:rtl w:val="0"/>
        </w:rPr>
        <w:t xml:space="preserve">IntWritable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1080"/>
          <w:sz w:val="19"/>
          <w:szCs w:val="19"/>
          <w:rtl w:val="0"/>
        </w:rPr>
        <w:t xml:space="preserve">one</w:t>
      </w:r>
      <w:r w:rsidDel="00000000" w:rsidR="00000000" w:rsidRPr="00000000">
        <w:rPr>
          <w:rFonts w:ascii="Consolas" w:cs="Consolas" w:eastAsia="Consolas" w:hAnsi="Consolas"/>
          <w:color w:val="000000"/>
          <w:sz w:val="19"/>
          <w:szCs w:val="19"/>
          <w:rtl w:val="0"/>
        </w:rPr>
        <w:t xml:space="preserve"> = </w:t>
      </w:r>
      <w:r w:rsidDel="00000000" w:rsidR="00000000" w:rsidRPr="00000000">
        <w:rPr>
          <w:rFonts w:ascii="Consolas" w:cs="Consolas" w:eastAsia="Consolas" w:hAnsi="Consolas"/>
          <w:color w:val="af00db"/>
          <w:sz w:val="19"/>
          <w:szCs w:val="19"/>
          <w:rtl w:val="0"/>
        </w:rPr>
        <w:t xml:space="preserve">new</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795e26"/>
          <w:sz w:val="19"/>
          <w:szCs w:val="19"/>
          <w:rtl w:val="0"/>
        </w:rPr>
        <w:t xml:space="preserve">IntWritable</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098658"/>
          <w:sz w:val="19"/>
          <w:szCs w:val="19"/>
          <w:rtl w:val="0"/>
        </w:rPr>
        <w:t xml:space="preserve">1</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1FF">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67f99"/>
          <w:sz w:val="19"/>
          <w:szCs w:val="19"/>
          <w:rtl w:val="0"/>
        </w:rPr>
        <w:t xml:space="preserve">Text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1080"/>
          <w:sz w:val="19"/>
          <w:szCs w:val="19"/>
          <w:rtl w:val="0"/>
        </w:rPr>
        <w:t xml:space="preserve">word</w:t>
      </w:r>
      <w:r w:rsidDel="00000000" w:rsidR="00000000" w:rsidRPr="00000000">
        <w:rPr>
          <w:rFonts w:ascii="Consolas" w:cs="Consolas" w:eastAsia="Consolas" w:hAnsi="Consolas"/>
          <w:color w:val="000000"/>
          <w:sz w:val="19"/>
          <w:szCs w:val="19"/>
          <w:rtl w:val="0"/>
        </w:rPr>
        <w:t xml:space="preserve"> = </w:t>
      </w:r>
      <w:r w:rsidDel="00000000" w:rsidR="00000000" w:rsidRPr="00000000">
        <w:rPr>
          <w:rFonts w:ascii="Consolas" w:cs="Consolas" w:eastAsia="Consolas" w:hAnsi="Consolas"/>
          <w:color w:val="af00db"/>
          <w:sz w:val="19"/>
          <w:szCs w:val="19"/>
          <w:rtl w:val="0"/>
        </w:rPr>
        <w:t xml:space="preserve">new</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795e26"/>
          <w:sz w:val="19"/>
          <w:szCs w:val="19"/>
          <w:rtl w:val="0"/>
        </w:rPr>
        <w:t xml:space="preserve">Text</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00">
      <w:pPr>
        <w:shd w:fill="ffffff" w:val="clear"/>
        <w:spacing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01">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67f99"/>
          <w:sz w:val="19"/>
          <w:szCs w:val="19"/>
          <w:rtl w:val="0"/>
        </w:rPr>
        <w:t xml:space="preserve">void</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795e26"/>
          <w:sz w:val="19"/>
          <w:szCs w:val="19"/>
          <w:rtl w:val="0"/>
        </w:rPr>
        <w:t xml:space="preserve">map</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267f99"/>
          <w:sz w:val="19"/>
          <w:szCs w:val="19"/>
          <w:rtl w:val="0"/>
        </w:rPr>
        <w:t xml:space="preserve">Object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1080"/>
          <w:sz w:val="19"/>
          <w:szCs w:val="19"/>
          <w:rtl w:val="0"/>
        </w:rPr>
        <w:t xml:space="preserve">key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67f99"/>
          <w:sz w:val="19"/>
          <w:szCs w:val="19"/>
          <w:rtl w:val="0"/>
        </w:rPr>
        <w:t xml:space="preserve">Text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1080"/>
          <w:sz w:val="19"/>
          <w:szCs w:val="19"/>
          <w:rtl w:val="0"/>
        </w:rPr>
        <w:t xml:space="preserve">value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67f99"/>
          <w:sz w:val="19"/>
          <w:szCs w:val="19"/>
          <w:rtl w:val="0"/>
        </w:rPr>
        <w:t xml:space="preserve">Context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1080"/>
          <w:sz w:val="19"/>
          <w:szCs w:val="19"/>
          <w:rtl w:val="0"/>
        </w:rPr>
        <w:t xml:space="preserve">context</w:t>
      </w:r>
      <w:r w:rsidDel="00000000" w:rsidR="00000000" w:rsidRPr="00000000">
        <w:rPr>
          <w:rtl w:val="0"/>
        </w:rPr>
      </w:r>
    </w:p>
    <w:p w:rsidR="00000000" w:rsidDel="00000000" w:rsidP="00000000" w:rsidRDefault="00000000" w:rsidRPr="00000000" w14:paraId="00000202">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 </w:t>
      </w:r>
      <w:r w:rsidDel="00000000" w:rsidR="00000000" w:rsidRPr="00000000">
        <w:rPr>
          <w:rFonts w:ascii="Consolas" w:cs="Consolas" w:eastAsia="Consolas" w:hAnsi="Consolas"/>
          <w:color w:val="0000ff"/>
          <w:sz w:val="19"/>
          <w:szCs w:val="19"/>
          <w:rtl w:val="0"/>
        </w:rPr>
        <w:t xml:space="preserve">throws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67f99"/>
          <w:sz w:val="19"/>
          <w:szCs w:val="19"/>
          <w:rtl w:val="0"/>
        </w:rPr>
        <w:t xml:space="preserve">IOException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67f99"/>
          <w:sz w:val="19"/>
          <w:szCs w:val="19"/>
          <w:rtl w:val="0"/>
        </w:rPr>
        <w:t xml:space="preserve">InterruptedException</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03">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67f99"/>
          <w:sz w:val="19"/>
          <w:szCs w:val="19"/>
          <w:rtl w:val="0"/>
        </w:rPr>
        <w:t xml:space="preserve">StringTokenizer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1080"/>
          <w:sz w:val="19"/>
          <w:szCs w:val="19"/>
          <w:rtl w:val="0"/>
        </w:rPr>
        <w:t xml:space="preserve">itr</w:t>
      </w:r>
      <w:r w:rsidDel="00000000" w:rsidR="00000000" w:rsidRPr="00000000">
        <w:rPr>
          <w:rFonts w:ascii="Consolas" w:cs="Consolas" w:eastAsia="Consolas" w:hAnsi="Consolas"/>
          <w:color w:val="000000"/>
          <w:sz w:val="19"/>
          <w:szCs w:val="19"/>
          <w:rtl w:val="0"/>
        </w:rPr>
        <w:t xml:space="preserve"> = </w:t>
      </w:r>
      <w:r w:rsidDel="00000000" w:rsidR="00000000" w:rsidRPr="00000000">
        <w:rPr>
          <w:rFonts w:ascii="Consolas" w:cs="Consolas" w:eastAsia="Consolas" w:hAnsi="Consolas"/>
          <w:color w:val="af00db"/>
          <w:sz w:val="19"/>
          <w:szCs w:val="19"/>
          <w:rtl w:val="0"/>
        </w:rPr>
        <w:t xml:space="preserve">new</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795e26"/>
          <w:sz w:val="19"/>
          <w:szCs w:val="19"/>
          <w:rtl w:val="0"/>
        </w:rPr>
        <w:t xml:space="preserve">StringTokenizer</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001080"/>
          <w:sz w:val="19"/>
          <w:szCs w:val="19"/>
          <w:rtl w:val="0"/>
        </w:rPr>
        <w:t xml:space="preserve">value</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795e26"/>
          <w:sz w:val="19"/>
          <w:szCs w:val="19"/>
          <w:rtl w:val="0"/>
        </w:rPr>
        <w:t xml:space="preserve">toString</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04">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af00db"/>
          <w:sz w:val="19"/>
          <w:szCs w:val="19"/>
          <w:rtl w:val="0"/>
        </w:rPr>
        <w:t xml:space="preserve">while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1080"/>
          <w:sz w:val="19"/>
          <w:szCs w:val="19"/>
          <w:rtl w:val="0"/>
        </w:rPr>
        <w:t xml:space="preserve">itr</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795e26"/>
          <w:sz w:val="19"/>
          <w:szCs w:val="19"/>
          <w:rtl w:val="0"/>
        </w:rPr>
        <w:t xml:space="preserve">hasMoreTokens</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05">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1080"/>
          <w:sz w:val="19"/>
          <w:szCs w:val="19"/>
          <w:rtl w:val="0"/>
        </w:rPr>
        <w:t xml:space="preserve">word</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795e26"/>
          <w:sz w:val="19"/>
          <w:szCs w:val="19"/>
          <w:rtl w:val="0"/>
        </w:rPr>
        <w:t xml:space="preserve">set</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001080"/>
          <w:sz w:val="19"/>
          <w:szCs w:val="19"/>
          <w:rtl w:val="0"/>
        </w:rPr>
        <w:t xml:space="preserve">itr</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795e26"/>
          <w:sz w:val="19"/>
          <w:szCs w:val="19"/>
          <w:rtl w:val="0"/>
        </w:rPr>
        <w:t xml:space="preserve">nextToken</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06">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1080"/>
          <w:sz w:val="19"/>
          <w:szCs w:val="19"/>
          <w:rtl w:val="0"/>
        </w:rPr>
        <w:t xml:space="preserve">context</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795e26"/>
          <w:sz w:val="19"/>
          <w:szCs w:val="19"/>
          <w:rtl w:val="0"/>
        </w:rPr>
        <w:t xml:space="preserve">write</w:t>
      </w:r>
      <w:r w:rsidDel="00000000" w:rsidR="00000000" w:rsidRPr="00000000">
        <w:rPr>
          <w:rFonts w:ascii="Consolas" w:cs="Consolas" w:eastAsia="Consolas" w:hAnsi="Consolas"/>
          <w:color w:val="000000"/>
          <w:sz w:val="19"/>
          <w:szCs w:val="19"/>
          <w:rtl w:val="0"/>
        </w:rPr>
        <w:t xml:space="preserve">(word, one);</w:t>
      </w:r>
    </w:p>
    <w:p w:rsidR="00000000" w:rsidDel="00000000" w:rsidP="00000000" w:rsidRDefault="00000000" w:rsidRPr="00000000" w14:paraId="00000207">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08">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09">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0A">
      <w:pPr>
        <w:shd w:fill="ffffff" w:val="clear"/>
        <w:spacing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0B">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static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67f99"/>
          <w:sz w:val="19"/>
          <w:szCs w:val="19"/>
          <w:rtl w:val="0"/>
        </w:rPr>
        <w:t xml:space="preserve">IntSumReducer</w:t>
      </w:r>
      <w:r w:rsidDel="00000000" w:rsidR="00000000" w:rsidRPr="00000000">
        <w:rPr>
          <w:rtl w:val="0"/>
        </w:rPr>
      </w:r>
    </w:p>
    <w:p w:rsidR="00000000" w:rsidDel="00000000" w:rsidP="00000000" w:rsidRDefault="00000000" w:rsidRPr="00000000" w14:paraId="0000020C">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extends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67f99"/>
          <w:sz w:val="19"/>
          <w:szCs w:val="19"/>
          <w:rtl w:val="0"/>
        </w:rPr>
        <w:t xml:space="preserve">Reducer</w:t>
      </w:r>
      <w:r w:rsidDel="00000000" w:rsidR="00000000" w:rsidRPr="00000000">
        <w:rPr>
          <w:rFonts w:ascii="Consolas" w:cs="Consolas" w:eastAsia="Consolas" w:hAnsi="Consolas"/>
          <w:color w:val="000000"/>
          <w:sz w:val="19"/>
          <w:szCs w:val="19"/>
          <w:rtl w:val="0"/>
        </w:rPr>
        <w:t xml:space="preserve">&lt;</w:t>
      </w:r>
      <w:r w:rsidDel="00000000" w:rsidR="00000000" w:rsidRPr="00000000">
        <w:rPr>
          <w:rFonts w:ascii="Consolas" w:cs="Consolas" w:eastAsia="Consolas" w:hAnsi="Consolas"/>
          <w:color w:val="267f99"/>
          <w:sz w:val="19"/>
          <w:szCs w:val="19"/>
          <w:rtl w:val="0"/>
        </w:rPr>
        <w:t xml:space="preserve">Text</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267f99"/>
          <w:sz w:val="19"/>
          <w:szCs w:val="19"/>
          <w:rtl w:val="0"/>
        </w:rPr>
        <w:t xml:space="preserve">IntWritable</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267f99"/>
          <w:sz w:val="19"/>
          <w:szCs w:val="19"/>
          <w:rtl w:val="0"/>
        </w:rPr>
        <w:t xml:space="preserve">Text</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267f99"/>
          <w:sz w:val="19"/>
          <w:szCs w:val="19"/>
          <w:rtl w:val="0"/>
        </w:rPr>
        <w:t xml:space="preserve">IntWritable</w:t>
      </w:r>
      <w:r w:rsidDel="00000000" w:rsidR="00000000" w:rsidRPr="00000000">
        <w:rPr>
          <w:rFonts w:ascii="Consolas" w:cs="Consolas" w:eastAsia="Consolas" w:hAnsi="Consolas"/>
          <w:color w:val="000000"/>
          <w:sz w:val="19"/>
          <w:szCs w:val="19"/>
          <w:rtl w:val="0"/>
        </w:rPr>
        <w:t xml:space="preserve">&gt; {</w:t>
      </w:r>
    </w:p>
    <w:p w:rsidR="00000000" w:rsidDel="00000000" w:rsidP="00000000" w:rsidRDefault="00000000" w:rsidRPr="00000000" w14:paraId="0000020D">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67f99"/>
          <w:sz w:val="19"/>
          <w:szCs w:val="19"/>
          <w:rtl w:val="0"/>
        </w:rPr>
        <w:t xml:space="preserve">IntWritable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1080"/>
          <w:sz w:val="19"/>
          <w:szCs w:val="19"/>
          <w:rtl w:val="0"/>
        </w:rPr>
        <w:t xml:space="preserve">result</w:t>
      </w:r>
      <w:r w:rsidDel="00000000" w:rsidR="00000000" w:rsidRPr="00000000">
        <w:rPr>
          <w:rFonts w:ascii="Consolas" w:cs="Consolas" w:eastAsia="Consolas" w:hAnsi="Consolas"/>
          <w:color w:val="000000"/>
          <w:sz w:val="19"/>
          <w:szCs w:val="19"/>
          <w:rtl w:val="0"/>
        </w:rPr>
        <w:t xml:space="preserve"> = </w:t>
      </w:r>
      <w:r w:rsidDel="00000000" w:rsidR="00000000" w:rsidRPr="00000000">
        <w:rPr>
          <w:rFonts w:ascii="Consolas" w:cs="Consolas" w:eastAsia="Consolas" w:hAnsi="Consolas"/>
          <w:color w:val="af00db"/>
          <w:sz w:val="19"/>
          <w:szCs w:val="19"/>
          <w:rtl w:val="0"/>
        </w:rPr>
        <w:t xml:space="preserve">new</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795e26"/>
          <w:sz w:val="19"/>
          <w:szCs w:val="19"/>
          <w:rtl w:val="0"/>
        </w:rPr>
        <w:t xml:space="preserve">IntWritable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0E">
      <w:pPr>
        <w:shd w:fill="ffffff" w:val="clear"/>
        <w:spacing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0F">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67f99"/>
          <w:sz w:val="19"/>
          <w:szCs w:val="19"/>
          <w:rtl w:val="0"/>
        </w:rPr>
        <w:t xml:space="preserve">void</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795e26"/>
          <w:sz w:val="19"/>
          <w:szCs w:val="19"/>
          <w:rtl w:val="0"/>
        </w:rPr>
        <w:t xml:space="preserve">reduce</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267f99"/>
          <w:sz w:val="19"/>
          <w:szCs w:val="19"/>
          <w:rtl w:val="0"/>
        </w:rPr>
        <w:t xml:space="preserve">Text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1080"/>
          <w:sz w:val="19"/>
          <w:szCs w:val="19"/>
          <w:rtl w:val="0"/>
        </w:rPr>
        <w:t xml:space="preserve">key</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67f99"/>
          <w:sz w:val="19"/>
          <w:szCs w:val="19"/>
          <w:rtl w:val="0"/>
        </w:rPr>
        <w:t xml:space="preserve">Iterable</w:t>
      </w:r>
      <w:r w:rsidDel="00000000" w:rsidR="00000000" w:rsidRPr="00000000">
        <w:rPr>
          <w:rFonts w:ascii="Consolas" w:cs="Consolas" w:eastAsia="Consolas" w:hAnsi="Consolas"/>
          <w:color w:val="000000"/>
          <w:sz w:val="19"/>
          <w:szCs w:val="19"/>
          <w:rtl w:val="0"/>
        </w:rPr>
        <w:t xml:space="preserve">&lt;</w:t>
      </w:r>
      <w:r w:rsidDel="00000000" w:rsidR="00000000" w:rsidRPr="00000000">
        <w:rPr>
          <w:rFonts w:ascii="Consolas" w:cs="Consolas" w:eastAsia="Consolas" w:hAnsi="Consolas"/>
          <w:color w:val="267f99"/>
          <w:sz w:val="19"/>
          <w:szCs w:val="19"/>
          <w:rtl w:val="0"/>
        </w:rPr>
        <w:t xml:space="preserve">IntWritable</w:t>
      </w:r>
      <w:r w:rsidDel="00000000" w:rsidR="00000000" w:rsidRPr="00000000">
        <w:rPr>
          <w:rFonts w:ascii="Consolas" w:cs="Consolas" w:eastAsia="Consolas" w:hAnsi="Consolas"/>
          <w:color w:val="000000"/>
          <w:sz w:val="19"/>
          <w:szCs w:val="19"/>
          <w:rtl w:val="0"/>
        </w:rPr>
        <w:t xml:space="preserve">&gt; </w:t>
      </w:r>
      <w:r w:rsidDel="00000000" w:rsidR="00000000" w:rsidRPr="00000000">
        <w:rPr>
          <w:rFonts w:ascii="Consolas" w:cs="Consolas" w:eastAsia="Consolas" w:hAnsi="Consolas"/>
          <w:color w:val="001080"/>
          <w:sz w:val="19"/>
          <w:szCs w:val="19"/>
          <w:rtl w:val="0"/>
        </w:rPr>
        <w:t xml:space="preserve">values</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10">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67f99"/>
          <w:sz w:val="19"/>
          <w:szCs w:val="19"/>
          <w:rtl w:val="0"/>
        </w:rPr>
        <w:t xml:space="preserve">Context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1080"/>
          <w:sz w:val="19"/>
          <w:szCs w:val="19"/>
          <w:rtl w:val="0"/>
        </w:rPr>
        <w:t xml:space="preserve">context</w:t>
      </w:r>
      <w:r w:rsidDel="00000000" w:rsidR="00000000" w:rsidRPr="00000000">
        <w:rPr>
          <w:rtl w:val="0"/>
        </w:rPr>
      </w:r>
    </w:p>
    <w:p w:rsidR="00000000" w:rsidDel="00000000" w:rsidP="00000000" w:rsidRDefault="00000000" w:rsidRPr="00000000" w14:paraId="00000211">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 </w:t>
      </w:r>
      <w:r w:rsidDel="00000000" w:rsidR="00000000" w:rsidRPr="00000000">
        <w:rPr>
          <w:rFonts w:ascii="Consolas" w:cs="Consolas" w:eastAsia="Consolas" w:hAnsi="Consolas"/>
          <w:color w:val="0000ff"/>
          <w:sz w:val="19"/>
          <w:szCs w:val="19"/>
          <w:rtl w:val="0"/>
        </w:rPr>
        <w:t xml:space="preserve">throws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67f99"/>
          <w:sz w:val="19"/>
          <w:szCs w:val="19"/>
          <w:rtl w:val="0"/>
        </w:rPr>
        <w:t xml:space="preserve">IOException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67f99"/>
          <w:sz w:val="19"/>
          <w:szCs w:val="19"/>
          <w:rtl w:val="0"/>
        </w:rPr>
        <w:t xml:space="preserve">InterruptedException</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12">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67f99"/>
          <w:sz w:val="19"/>
          <w:szCs w:val="19"/>
          <w:rtl w:val="0"/>
        </w:rPr>
        <w:t xml:space="preserve">int</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1080"/>
          <w:sz w:val="19"/>
          <w:szCs w:val="19"/>
          <w:rtl w:val="0"/>
        </w:rPr>
        <w:t xml:space="preserve">sum</w:t>
      </w:r>
      <w:r w:rsidDel="00000000" w:rsidR="00000000" w:rsidRPr="00000000">
        <w:rPr>
          <w:rFonts w:ascii="Consolas" w:cs="Consolas" w:eastAsia="Consolas" w:hAnsi="Consolas"/>
          <w:color w:val="000000"/>
          <w:sz w:val="19"/>
          <w:szCs w:val="19"/>
          <w:rtl w:val="0"/>
        </w:rPr>
        <w:t xml:space="preserve"> = </w:t>
      </w:r>
      <w:r w:rsidDel="00000000" w:rsidR="00000000" w:rsidRPr="00000000">
        <w:rPr>
          <w:rFonts w:ascii="Consolas" w:cs="Consolas" w:eastAsia="Consolas" w:hAnsi="Consolas"/>
          <w:color w:val="098658"/>
          <w:sz w:val="19"/>
          <w:szCs w:val="19"/>
          <w:rtl w:val="0"/>
        </w:rPr>
        <w:t xml:space="preserve">0</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13">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af00db"/>
          <w:sz w:val="19"/>
          <w:szCs w:val="19"/>
          <w:rtl w:val="0"/>
        </w:rPr>
        <w:t xml:space="preserve">for</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67f99"/>
          <w:sz w:val="19"/>
          <w:szCs w:val="19"/>
          <w:rtl w:val="0"/>
        </w:rPr>
        <w:t xml:space="preserve">IntWritable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1080"/>
          <w:sz w:val="19"/>
          <w:szCs w:val="19"/>
          <w:rtl w:val="0"/>
        </w:rPr>
        <w:t xml:space="preserve">val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af00db"/>
          <w:sz w:val="19"/>
          <w:szCs w:val="19"/>
          <w:rtl w:val="0"/>
        </w:rPr>
        <w:t xml:space="preserve">:</w:t>
      </w:r>
      <w:r w:rsidDel="00000000" w:rsidR="00000000" w:rsidRPr="00000000">
        <w:rPr>
          <w:rFonts w:ascii="Consolas" w:cs="Consolas" w:eastAsia="Consolas" w:hAnsi="Consolas"/>
          <w:color w:val="000000"/>
          <w:sz w:val="19"/>
          <w:szCs w:val="19"/>
          <w:rtl w:val="0"/>
        </w:rPr>
        <w:t xml:space="preserve"> values) {</w:t>
      </w:r>
    </w:p>
    <w:p w:rsidR="00000000" w:rsidDel="00000000" w:rsidP="00000000" w:rsidRDefault="00000000" w:rsidRPr="00000000" w14:paraId="00000214">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sum += </w:t>
      </w:r>
      <w:r w:rsidDel="00000000" w:rsidR="00000000" w:rsidRPr="00000000">
        <w:rPr>
          <w:rFonts w:ascii="Consolas" w:cs="Consolas" w:eastAsia="Consolas" w:hAnsi="Consolas"/>
          <w:color w:val="001080"/>
          <w:sz w:val="19"/>
          <w:szCs w:val="19"/>
          <w:rtl w:val="0"/>
        </w:rPr>
        <w:t xml:space="preserve">val</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795e26"/>
          <w:sz w:val="19"/>
          <w:szCs w:val="19"/>
          <w:rtl w:val="0"/>
        </w:rPr>
        <w:t xml:space="preserve">get</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15">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16">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1080"/>
          <w:sz w:val="19"/>
          <w:szCs w:val="19"/>
          <w:rtl w:val="0"/>
        </w:rPr>
        <w:t xml:space="preserve">result</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795e26"/>
          <w:sz w:val="19"/>
          <w:szCs w:val="19"/>
          <w:rtl w:val="0"/>
        </w:rPr>
        <w:t xml:space="preserve">set</w:t>
      </w:r>
      <w:r w:rsidDel="00000000" w:rsidR="00000000" w:rsidRPr="00000000">
        <w:rPr>
          <w:rFonts w:ascii="Consolas" w:cs="Consolas" w:eastAsia="Consolas" w:hAnsi="Consolas"/>
          <w:color w:val="000000"/>
          <w:sz w:val="19"/>
          <w:szCs w:val="19"/>
          <w:rtl w:val="0"/>
        </w:rPr>
        <w:t xml:space="preserve">(sum);</w:t>
      </w:r>
    </w:p>
    <w:p w:rsidR="00000000" w:rsidDel="00000000" w:rsidP="00000000" w:rsidRDefault="00000000" w:rsidRPr="00000000" w14:paraId="00000217">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1080"/>
          <w:sz w:val="19"/>
          <w:szCs w:val="19"/>
          <w:rtl w:val="0"/>
        </w:rPr>
        <w:t xml:space="preserve">context</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795e26"/>
          <w:sz w:val="19"/>
          <w:szCs w:val="19"/>
          <w:rtl w:val="0"/>
        </w:rPr>
        <w:t xml:space="preserve">write</w:t>
      </w:r>
      <w:r w:rsidDel="00000000" w:rsidR="00000000" w:rsidRPr="00000000">
        <w:rPr>
          <w:rFonts w:ascii="Consolas" w:cs="Consolas" w:eastAsia="Consolas" w:hAnsi="Consolas"/>
          <w:color w:val="000000"/>
          <w:sz w:val="19"/>
          <w:szCs w:val="19"/>
          <w:rtl w:val="0"/>
        </w:rPr>
        <w:t xml:space="preserve">(key, result);</w:t>
      </w:r>
    </w:p>
    <w:p w:rsidR="00000000" w:rsidDel="00000000" w:rsidP="00000000" w:rsidRDefault="00000000" w:rsidRPr="00000000" w14:paraId="00000218">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19">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1A">
      <w:pPr>
        <w:shd w:fill="ffffff" w:val="clear"/>
        <w:spacing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1B">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static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67f99"/>
          <w:sz w:val="19"/>
          <w:szCs w:val="19"/>
          <w:rtl w:val="0"/>
        </w:rPr>
        <w:t xml:space="preserve">void</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795e26"/>
          <w:sz w:val="19"/>
          <w:szCs w:val="19"/>
          <w:rtl w:val="0"/>
        </w:rPr>
        <w:t xml:space="preserve">main</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267f99"/>
          <w:sz w:val="19"/>
          <w:szCs w:val="19"/>
          <w:rtl w:val="0"/>
        </w:rPr>
        <w:t xml:space="preserve">String</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1080"/>
          <w:sz w:val="19"/>
          <w:szCs w:val="19"/>
          <w:rtl w:val="0"/>
        </w:rPr>
        <w:t xml:space="preserve">args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throws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67f99"/>
          <w:sz w:val="19"/>
          <w:szCs w:val="19"/>
          <w:rtl w:val="0"/>
        </w:rPr>
        <w:t xml:space="preserve">Exception</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1C">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67f99"/>
          <w:sz w:val="19"/>
          <w:szCs w:val="19"/>
          <w:rtl w:val="0"/>
        </w:rPr>
        <w:t xml:space="preserve">Configuration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1080"/>
          <w:sz w:val="19"/>
          <w:szCs w:val="19"/>
          <w:rtl w:val="0"/>
        </w:rPr>
        <w:t xml:space="preserve">conf</w:t>
      </w:r>
      <w:r w:rsidDel="00000000" w:rsidR="00000000" w:rsidRPr="00000000">
        <w:rPr>
          <w:rFonts w:ascii="Consolas" w:cs="Consolas" w:eastAsia="Consolas" w:hAnsi="Consolas"/>
          <w:color w:val="000000"/>
          <w:sz w:val="19"/>
          <w:szCs w:val="19"/>
          <w:rtl w:val="0"/>
        </w:rPr>
        <w:t xml:space="preserve"> = </w:t>
      </w:r>
      <w:r w:rsidDel="00000000" w:rsidR="00000000" w:rsidRPr="00000000">
        <w:rPr>
          <w:rFonts w:ascii="Consolas" w:cs="Consolas" w:eastAsia="Consolas" w:hAnsi="Consolas"/>
          <w:color w:val="af00db"/>
          <w:sz w:val="19"/>
          <w:szCs w:val="19"/>
          <w:rtl w:val="0"/>
        </w:rPr>
        <w:t xml:space="preserve">new</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795e26"/>
          <w:sz w:val="19"/>
          <w:szCs w:val="19"/>
          <w:rtl w:val="0"/>
        </w:rPr>
        <w:t xml:space="preserve">Configuration</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1D">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67f99"/>
          <w:sz w:val="19"/>
          <w:szCs w:val="19"/>
          <w:rtl w:val="0"/>
        </w:rPr>
        <w:t xml:space="preserve">Job</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1080"/>
          <w:sz w:val="19"/>
          <w:szCs w:val="19"/>
          <w:rtl w:val="0"/>
        </w:rPr>
        <w:t xml:space="preserve">job</w:t>
      </w:r>
      <w:r w:rsidDel="00000000" w:rsidR="00000000" w:rsidRPr="00000000">
        <w:rPr>
          <w:rFonts w:ascii="Consolas" w:cs="Consolas" w:eastAsia="Consolas" w:hAnsi="Consolas"/>
          <w:color w:val="000000"/>
          <w:sz w:val="19"/>
          <w:szCs w:val="19"/>
          <w:rtl w:val="0"/>
        </w:rPr>
        <w:t xml:space="preserve"> = </w:t>
      </w:r>
      <w:r w:rsidDel="00000000" w:rsidR="00000000" w:rsidRPr="00000000">
        <w:rPr>
          <w:rFonts w:ascii="Consolas" w:cs="Consolas" w:eastAsia="Consolas" w:hAnsi="Consolas"/>
          <w:color w:val="001080"/>
          <w:sz w:val="19"/>
          <w:szCs w:val="19"/>
          <w:rtl w:val="0"/>
        </w:rPr>
        <w:t xml:space="preserve">Job</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795e26"/>
          <w:sz w:val="19"/>
          <w:szCs w:val="19"/>
          <w:rtl w:val="0"/>
        </w:rPr>
        <w:t xml:space="preserve">getInstance</w:t>
      </w:r>
      <w:r w:rsidDel="00000000" w:rsidR="00000000" w:rsidRPr="00000000">
        <w:rPr>
          <w:rFonts w:ascii="Consolas" w:cs="Consolas" w:eastAsia="Consolas" w:hAnsi="Consolas"/>
          <w:color w:val="000000"/>
          <w:sz w:val="19"/>
          <w:szCs w:val="19"/>
          <w:rtl w:val="0"/>
        </w:rPr>
        <w:t xml:space="preserve">(conf, </w:t>
      </w:r>
      <w:r w:rsidDel="00000000" w:rsidR="00000000" w:rsidRPr="00000000">
        <w:rPr>
          <w:rFonts w:ascii="Consolas" w:cs="Consolas" w:eastAsia="Consolas" w:hAnsi="Consolas"/>
          <w:color w:val="a31515"/>
          <w:sz w:val="19"/>
          <w:szCs w:val="19"/>
          <w:rtl w:val="0"/>
        </w:rPr>
        <w:t xml:space="preserve">"word count"</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1E">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1080"/>
          <w:sz w:val="19"/>
          <w:szCs w:val="19"/>
          <w:rtl w:val="0"/>
        </w:rPr>
        <w:t xml:space="preserve">job</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795e26"/>
          <w:sz w:val="19"/>
          <w:szCs w:val="19"/>
          <w:rtl w:val="0"/>
        </w:rPr>
        <w:t xml:space="preserve">setJarByClass</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001080"/>
          <w:sz w:val="19"/>
          <w:szCs w:val="19"/>
          <w:rtl w:val="0"/>
        </w:rPr>
        <w:t xml:space="preserve">WordCount</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001080"/>
          <w:sz w:val="19"/>
          <w:szCs w:val="19"/>
          <w:rtl w:val="0"/>
        </w:rPr>
        <w:t xml:space="preserve">class</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1F">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1080"/>
          <w:sz w:val="19"/>
          <w:szCs w:val="19"/>
          <w:rtl w:val="0"/>
        </w:rPr>
        <w:t xml:space="preserve">job</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795e26"/>
          <w:sz w:val="19"/>
          <w:szCs w:val="19"/>
          <w:rtl w:val="0"/>
        </w:rPr>
        <w:t xml:space="preserve">setMapperClass</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001080"/>
          <w:sz w:val="19"/>
          <w:szCs w:val="19"/>
          <w:rtl w:val="0"/>
        </w:rPr>
        <w:t xml:space="preserve">TokenizerMapper</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001080"/>
          <w:sz w:val="19"/>
          <w:szCs w:val="19"/>
          <w:rtl w:val="0"/>
        </w:rPr>
        <w:t xml:space="preserve">class</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20">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1080"/>
          <w:sz w:val="19"/>
          <w:szCs w:val="19"/>
          <w:rtl w:val="0"/>
        </w:rPr>
        <w:t xml:space="preserve">job</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795e26"/>
          <w:sz w:val="19"/>
          <w:szCs w:val="19"/>
          <w:rtl w:val="0"/>
        </w:rPr>
        <w:t xml:space="preserve">setCombinerClass</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001080"/>
          <w:sz w:val="19"/>
          <w:szCs w:val="19"/>
          <w:rtl w:val="0"/>
        </w:rPr>
        <w:t xml:space="preserve">IntSumReducer</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001080"/>
          <w:sz w:val="19"/>
          <w:szCs w:val="19"/>
          <w:rtl w:val="0"/>
        </w:rPr>
        <w:t xml:space="preserve">class</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21">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1080"/>
          <w:sz w:val="19"/>
          <w:szCs w:val="19"/>
          <w:rtl w:val="0"/>
        </w:rPr>
        <w:t xml:space="preserve">job</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795e26"/>
          <w:sz w:val="19"/>
          <w:szCs w:val="19"/>
          <w:rtl w:val="0"/>
        </w:rPr>
        <w:t xml:space="preserve">setReducerClass</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001080"/>
          <w:sz w:val="19"/>
          <w:szCs w:val="19"/>
          <w:rtl w:val="0"/>
        </w:rPr>
        <w:t xml:space="preserve">IntSumReducer</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001080"/>
          <w:sz w:val="19"/>
          <w:szCs w:val="19"/>
          <w:rtl w:val="0"/>
        </w:rPr>
        <w:t xml:space="preserve">class</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22">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1080"/>
          <w:sz w:val="19"/>
          <w:szCs w:val="19"/>
          <w:rtl w:val="0"/>
        </w:rPr>
        <w:t xml:space="preserve">job</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795e26"/>
          <w:sz w:val="19"/>
          <w:szCs w:val="19"/>
          <w:rtl w:val="0"/>
        </w:rPr>
        <w:t xml:space="preserve">setOutputKeyClass</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001080"/>
          <w:sz w:val="19"/>
          <w:szCs w:val="19"/>
          <w:rtl w:val="0"/>
        </w:rPr>
        <w:t xml:space="preserve">Text</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001080"/>
          <w:sz w:val="19"/>
          <w:szCs w:val="19"/>
          <w:rtl w:val="0"/>
        </w:rPr>
        <w:t xml:space="preserve">class</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23">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1080"/>
          <w:sz w:val="19"/>
          <w:szCs w:val="19"/>
          <w:rtl w:val="0"/>
        </w:rPr>
        <w:t xml:space="preserve">job</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795e26"/>
          <w:sz w:val="19"/>
          <w:szCs w:val="19"/>
          <w:rtl w:val="0"/>
        </w:rPr>
        <w:t xml:space="preserve">setOutputValueClass</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001080"/>
          <w:sz w:val="19"/>
          <w:szCs w:val="19"/>
          <w:rtl w:val="0"/>
        </w:rPr>
        <w:t xml:space="preserve">IntWritable</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001080"/>
          <w:sz w:val="19"/>
          <w:szCs w:val="19"/>
          <w:rtl w:val="0"/>
        </w:rPr>
        <w:t xml:space="preserve">class</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24">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1080"/>
          <w:sz w:val="19"/>
          <w:szCs w:val="19"/>
          <w:rtl w:val="0"/>
        </w:rPr>
        <w:t xml:space="preserve">FileInputFormat</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795e26"/>
          <w:sz w:val="19"/>
          <w:szCs w:val="19"/>
          <w:rtl w:val="0"/>
        </w:rPr>
        <w:t xml:space="preserve">addInputPath</w:t>
      </w:r>
      <w:r w:rsidDel="00000000" w:rsidR="00000000" w:rsidRPr="00000000">
        <w:rPr>
          <w:rFonts w:ascii="Consolas" w:cs="Consolas" w:eastAsia="Consolas" w:hAnsi="Consolas"/>
          <w:color w:val="000000"/>
          <w:sz w:val="19"/>
          <w:szCs w:val="19"/>
          <w:rtl w:val="0"/>
        </w:rPr>
        <w:t xml:space="preserve">(job, </w:t>
      </w:r>
      <w:r w:rsidDel="00000000" w:rsidR="00000000" w:rsidRPr="00000000">
        <w:rPr>
          <w:rFonts w:ascii="Consolas" w:cs="Consolas" w:eastAsia="Consolas" w:hAnsi="Consolas"/>
          <w:color w:val="af00db"/>
          <w:sz w:val="19"/>
          <w:szCs w:val="19"/>
          <w:rtl w:val="0"/>
        </w:rPr>
        <w:t xml:space="preserve">new</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795e26"/>
          <w:sz w:val="19"/>
          <w:szCs w:val="19"/>
          <w:rtl w:val="0"/>
        </w:rPr>
        <w:t xml:space="preserve">Path</w:t>
      </w:r>
      <w:r w:rsidDel="00000000" w:rsidR="00000000" w:rsidRPr="00000000">
        <w:rPr>
          <w:rFonts w:ascii="Consolas" w:cs="Consolas" w:eastAsia="Consolas" w:hAnsi="Consolas"/>
          <w:color w:val="000000"/>
          <w:sz w:val="19"/>
          <w:szCs w:val="19"/>
          <w:rtl w:val="0"/>
        </w:rPr>
        <w:t xml:space="preserve">(args[</w:t>
      </w:r>
      <w:r w:rsidDel="00000000" w:rsidR="00000000" w:rsidRPr="00000000">
        <w:rPr>
          <w:rFonts w:ascii="Consolas" w:cs="Consolas" w:eastAsia="Consolas" w:hAnsi="Consolas"/>
          <w:color w:val="098658"/>
          <w:sz w:val="19"/>
          <w:szCs w:val="19"/>
          <w:rtl w:val="0"/>
        </w:rPr>
        <w:t xml:space="preserve">0</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25">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1080"/>
          <w:sz w:val="19"/>
          <w:szCs w:val="19"/>
          <w:rtl w:val="0"/>
        </w:rPr>
        <w:t xml:space="preserve">FileOutputFormat</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795e26"/>
          <w:sz w:val="19"/>
          <w:szCs w:val="19"/>
          <w:rtl w:val="0"/>
        </w:rPr>
        <w:t xml:space="preserve">setOutputPath</w:t>
      </w:r>
      <w:r w:rsidDel="00000000" w:rsidR="00000000" w:rsidRPr="00000000">
        <w:rPr>
          <w:rFonts w:ascii="Consolas" w:cs="Consolas" w:eastAsia="Consolas" w:hAnsi="Consolas"/>
          <w:color w:val="000000"/>
          <w:sz w:val="19"/>
          <w:szCs w:val="19"/>
          <w:rtl w:val="0"/>
        </w:rPr>
        <w:t xml:space="preserve">(job, </w:t>
      </w:r>
      <w:r w:rsidDel="00000000" w:rsidR="00000000" w:rsidRPr="00000000">
        <w:rPr>
          <w:rFonts w:ascii="Consolas" w:cs="Consolas" w:eastAsia="Consolas" w:hAnsi="Consolas"/>
          <w:color w:val="af00db"/>
          <w:sz w:val="19"/>
          <w:szCs w:val="19"/>
          <w:rtl w:val="0"/>
        </w:rPr>
        <w:t xml:space="preserve">new</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795e26"/>
          <w:sz w:val="19"/>
          <w:szCs w:val="19"/>
          <w:rtl w:val="0"/>
        </w:rPr>
        <w:t xml:space="preserve">Path</w:t>
      </w:r>
      <w:r w:rsidDel="00000000" w:rsidR="00000000" w:rsidRPr="00000000">
        <w:rPr>
          <w:rFonts w:ascii="Consolas" w:cs="Consolas" w:eastAsia="Consolas" w:hAnsi="Consolas"/>
          <w:color w:val="000000"/>
          <w:sz w:val="19"/>
          <w:szCs w:val="19"/>
          <w:rtl w:val="0"/>
        </w:rPr>
        <w:t xml:space="preserve">(args[</w:t>
      </w:r>
      <w:r w:rsidDel="00000000" w:rsidR="00000000" w:rsidRPr="00000000">
        <w:rPr>
          <w:rFonts w:ascii="Consolas" w:cs="Consolas" w:eastAsia="Consolas" w:hAnsi="Consolas"/>
          <w:color w:val="098658"/>
          <w:sz w:val="19"/>
          <w:szCs w:val="19"/>
          <w:rtl w:val="0"/>
        </w:rPr>
        <w:t xml:space="preserve">1</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26">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1080"/>
          <w:sz w:val="19"/>
          <w:szCs w:val="19"/>
          <w:rtl w:val="0"/>
        </w:rPr>
        <w:t xml:space="preserve">System</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795e26"/>
          <w:sz w:val="19"/>
          <w:szCs w:val="19"/>
          <w:rtl w:val="0"/>
        </w:rPr>
        <w:t xml:space="preserve">exit</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001080"/>
          <w:sz w:val="19"/>
          <w:szCs w:val="19"/>
          <w:rtl w:val="0"/>
        </w:rPr>
        <w:t xml:space="preserve">job</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795e26"/>
          <w:sz w:val="19"/>
          <w:szCs w:val="19"/>
          <w:rtl w:val="0"/>
        </w:rPr>
        <w:t xml:space="preserve">waitForCompletion</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0000ff"/>
          <w:sz w:val="19"/>
          <w:szCs w:val="19"/>
          <w:rtl w:val="0"/>
        </w:rPr>
        <w:t xml:space="preserve">true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af00db"/>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98658"/>
          <w:sz w:val="19"/>
          <w:szCs w:val="19"/>
          <w:rtl w:val="0"/>
        </w:rPr>
        <w:t xml:space="preserve">0</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af00db"/>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98658"/>
          <w:sz w:val="19"/>
          <w:szCs w:val="19"/>
          <w:rtl w:val="0"/>
        </w:rPr>
        <w:t xml:space="preserve">1</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27">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28">
      <w:pPr>
        <w:shd w:fill="ffffff" w:val="clear"/>
        <w:spacing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22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22A">
      <w:pPr>
        <w:rPr/>
      </w:pPr>
      <w:r w:rsidDel="00000000" w:rsidR="00000000" w:rsidRPr="00000000">
        <w:rPr/>
        <w:drawing>
          <wp:inline distB="0" distT="0" distL="0" distR="0">
            <wp:extent cx="5220000" cy="579497"/>
            <wp:effectExtent b="0" l="0" r="0" t="0"/>
            <wp:docPr id="2126535849" name="image114.png"/>
            <a:graphic>
              <a:graphicData uri="http://schemas.openxmlformats.org/drawingml/2006/picture">
                <pic:pic>
                  <pic:nvPicPr>
                    <pic:cNvPr id="0" name="image114.png"/>
                    <pic:cNvPicPr preferRelativeResize="0"/>
                  </pic:nvPicPr>
                  <pic:blipFill>
                    <a:blip r:embed="rId25"/>
                    <a:srcRect b="26212" l="0" r="0" t="0"/>
                    <a:stretch>
                      <a:fillRect/>
                    </a:stretch>
                  </pic:blipFill>
                  <pic:spPr>
                    <a:xfrm>
                      <a:off x="0" y="0"/>
                      <a:ext cx="5220000" cy="579497"/>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22C">
      <w:pPr>
        <w:rPr/>
      </w:pPr>
      <w:r w:rsidDel="00000000" w:rsidR="00000000" w:rsidRPr="00000000">
        <w:rPr/>
        <w:drawing>
          <wp:inline distB="0" distT="0" distL="0" distR="0">
            <wp:extent cx="5220000" cy="2664363"/>
            <wp:effectExtent b="0" l="0" r="0" t="0"/>
            <wp:docPr id="2126535850" name="image104.png"/>
            <a:graphic>
              <a:graphicData uri="http://schemas.openxmlformats.org/drawingml/2006/picture">
                <pic:pic>
                  <pic:nvPicPr>
                    <pic:cNvPr id="0" name="image104.png"/>
                    <pic:cNvPicPr preferRelativeResize="0"/>
                  </pic:nvPicPr>
                  <pic:blipFill>
                    <a:blip r:embed="rId26"/>
                    <a:srcRect b="0" l="0" r="0" t="0"/>
                    <a:stretch>
                      <a:fillRect/>
                    </a:stretch>
                  </pic:blipFill>
                  <pic:spPr>
                    <a:xfrm>
                      <a:off x="0" y="0"/>
                      <a:ext cx="5220000" cy="2664363"/>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22E">
      <w:pPr>
        <w:rPr/>
      </w:pPr>
      <w:r w:rsidDel="00000000" w:rsidR="00000000" w:rsidRPr="00000000">
        <w:rPr/>
        <w:drawing>
          <wp:inline distB="0" distT="0" distL="0" distR="0">
            <wp:extent cx="5220000" cy="777532"/>
            <wp:effectExtent b="0" l="0" r="0" t="0"/>
            <wp:docPr id="2126535851" name="image105.png"/>
            <a:graphic>
              <a:graphicData uri="http://schemas.openxmlformats.org/drawingml/2006/picture">
                <pic:pic>
                  <pic:nvPicPr>
                    <pic:cNvPr id="0" name="image105.png"/>
                    <pic:cNvPicPr preferRelativeResize="0"/>
                  </pic:nvPicPr>
                  <pic:blipFill>
                    <a:blip r:embed="rId27"/>
                    <a:srcRect b="21788" l="0" r="0" t="0"/>
                    <a:stretch>
                      <a:fillRect/>
                    </a:stretch>
                  </pic:blipFill>
                  <pic:spPr>
                    <a:xfrm>
                      <a:off x="0" y="0"/>
                      <a:ext cx="5220000" cy="777532"/>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230">
      <w:pPr>
        <w:rPr/>
      </w:pPr>
      <w:r w:rsidDel="00000000" w:rsidR="00000000" w:rsidRPr="00000000">
        <w:rPr/>
        <w:drawing>
          <wp:inline distB="0" distT="0" distL="0" distR="0">
            <wp:extent cx="5220000" cy="994148"/>
            <wp:effectExtent b="0" l="0" r="0" t="0"/>
            <wp:docPr id="2126535815" name="image89.png"/>
            <a:graphic>
              <a:graphicData uri="http://schemas.openxmlformats.org/drawingml/2006/picture">
                <pic:pic>
                  <pic:nvPicPr>
                    <pic:cNvPr id="0" name="image89.png"/>
                    <pic:cNvPicPr preferRelativeResize="0"/>
                  </pic:nvPicPr>
                  <pic:blipFill>
                    <a:blip r:embed="rId28"/>
                    <a:srcRect b="0" l="0" r="0" t="0"/>
                    <a:stretch>
                      <a:fillRect/>
                    </a:stretch>
                  </pic:blipFill>
                  <pic:spPr>
                    <a:xfrm>
                      <a:off x="0" y="0"/>
                      <a:ext cx="5220000" cy="994148"/>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232">
      <w:pPr>
        <w:rPr/>
      </w:pPr>
      <w:r w:rsidDel="00000000" w:rsidR="00000000" w:rsidRPr="00000000">
        <w:rPr/>
        <w:drawing>
          <wp:inline distB="0" distT="0" distL="0" distR="0">
            <wp:extent cx="5220000" cy="693852"/>
            <wp:effectExtent b="0" l="0" r="0" t="0"/>
            <wp:docPr id="2126535816" name="image78.png"/>
            <a:graphic>
              <a:graphicData uri="http://schemas.openxmlformats.org/drawingml/2006/picture">
                <pic:pic>
                  <pic:nvPicPr>
                    <pic:cNvPr id="0" name="image78.png"/>
                    <pic:cNvPicPr preferRelativeResize="0"/>
                  </pic:nvPicPr>
                  <pic:blipFill>
                    <a:blip r:embed="rId29"/>
                    <a:srcRect b="27682" l="0" r="0" t="0"/>
                    <a:stretch>
                      <a:fillRect/>
                    </a:stretch>
                  </pic:blipFill>
                  <pic:spPr>
                    <a:xfrm>
                      <a:off x="0" y="0"/>
                      <a:ext cx="5220000" cy="693852"/>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234">
      <w:pPr>
        <w:spacing w:after="240" w:lineRule="auto"/>
        <w:rPr/>
      </w:pPr>
      <w:r w:rsidDel="00000000" w:rsidR="00000000" w:rsidRPr="00000000">
        <w:rPr/>
        <w:drawing>
          <wp:inline distB="0" distT="0" distL="0" distR="0">
            <wp:extent cx="5220000" cy="1620479"/>
            <wp:effectExtent b="0" l="0" r="0" t="0"/>
            <wp:docPr id="2126535817" name="image92.png"/>
            <a:graphic>
              <a:graphicData uri="http://schemas.openxmlformats.org/drawingml/2006/picture">
                <pic:pic>
                  <pic:nvPicPr>
                    <pic:cNvPr id="0" name="image92.png"/>
                    <pic:cNvPicPr preferRelativeResize="0"/>
                  </pic:nvPicPr>
                  <pic:blipFill>
                    <a:blip r:embed="rId30"/>
                    <a:srcRect b="0" l="0" r="0" t="0"/>
                    <a:stretch>
                      <a:fillRect/>
                    </a:stretch>
                  </pic:blipFill>
                  <pic:spPr>
                    <a:xfrm>
                      <a:off x="0" y="0"/>
                      <a:ext cx="5220000" cy="1620479"/>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236">
      <w:pPr>
        <w:spacing w:after="240" w:lineRule="auto"/>
        <w:rPr/>
      </w:pPr>
      <w:r w:rsidDel="00000000" w:rsidR="00000000" w:rsidRPr="00000000">
        <w:rPr/>
        <w:drawing>
          <wp:inline distB="0" distT="0" distL="0" distR="0">
            <wp:extent cx="5220000" cy="769178"/>
            <wp:effectExtent b="0" l="0" r="0" t="0"/>
            <wp:docPr id="2126535819" name="image83.png"/>
            <a:graphic>
              <a:graphicData uri="http://schemas.openxmlformats.org/drawingml/2006/picture">
                <pic:pic>
                  <pic:nvPicPr>
                    <pic:cNvPr id="0" name="image83.png"/>
                    <pic:cNvPicPr preferRelativeResize="0"/>
                  </pic:nvPicPr>
                  <pic:blipFill>
                    <a:blip r:embed="rId31"/>
                    <a:srcRect b="0" l="0" r="0" t="0"/>
                    <a:stretch>
                      <a:fillRect/>
                    </a:stretch>
                  </pic:blipFill>
                  <pic:spPr>
                    <a:xfrm>
                      <a:off x="0" y="0"/>
                      <a:ext cx="5220000" cy="769178"/>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238">
      <w:pPr>
        <w:rPr/>
      </w:pPr>
      <w:r w:rsidDel="00000000" w:rsidR="00000000" w:rsidRPr="00000000">
        <w:rPr/>
        <w:drawing>
          <wp:inline distB="0" distT="0" distL="0" distR="0">
            <wp:extent cx="5220000" cy="4348458"/>
            <wp:effectExtent b="0" l="0" r="0" t="0"/>
            <wp:docPr id="2126535820" name="image101.png"/>
            <a:graphic>
              <a:graphicData uri="http://schemas.openxmlformats.org/drawingml/2006/picture">
                <pic:pic>
                  <pic:nvPicPr>
                    <pic:cNvPr id="0" name="image101.png"/>
                    <pic:cNvPicPr preferRelativeResize="0"/>
                  </pic:nvPicPr>
                  <pic:blipFill>
                    <a:blip r:embed="rId32"/>
                    <a:srcRect b="0" l="0" r="0" t="0"/>
                    <a:stretch>
                      <a:fillRect/>
                    </a:stretch>
                  </pic:blipFill>
                  <pic:spPr>
                    <a:xfrm>
                      <a:off x="0" y="0"/>
                      <a:ext cx="5220000" cy="4348458"/>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23A">
      <w:pPr>
        <w:rPr/>
      </w:pPr>
      <w:r w:rsidDel="00000000" w:rsidR="00000000" w:rsidRPr="00000000">
        <w:rPr/>
        <w:drawing>
          <wp:inline distB="0" distT="0" distL="0" distR="0">
            <wp:extent cx="5220000" cy="3427758"/>
            <wp:effectExtent b="0" l="0" r="0" t="0"/>
            <wp:docPr id="2126535821" name="image87.png"/>
            <a:graphic>
              <a:graphicData uri="http://schemas.openxmlformats.org/drawingml/2006/picture">
                <pic:pic>
                  <pic:nvPicPr>
                    <pic:cNvPr id="0" name="image87.png"/>
                    <pic:cNvPicPr preferRelativeResize="0"/>
                  </pic:nvPicPr>
                  <pic:blipFill>
                    <a:blip r:embed="rId33"/>
                    <a:srcRect b="0" l="0" r="0" t="0"/>
                    <a:stretch>
                      <a:fillRect/>
                    </a:stretch>
                  </pic:blipFill>
                  <pic:spPr>
                    <a:xfrm>
                      <a:off x="0" y="0"/>
                      <a:ext cx="5220000" cy="3427758"/>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pStyle w:val="Heading3"/>
        <w:rPr/>
      </w:pPr>
      <w:r w:rsidDel="00000000" w:rsidR="00000000" w:rsidRPr="00000000">
        <w:rPr>
          <w:rtl w:val="0"/>
        </w:rPr>
        <w:t xml:space="preserve">Learning Outcomes:</w:t>
      </w:r>
    </w:p>
    <w:tbl>
      <w:tblPr>
        <w:tblStyle w:val="Table5"/>
        <w:tblW w:w="9016.0" w:type="dxa"/>
        <w:jc w:val="left"/>
        <w:tblBorders>
          <w:top w:color="000000" w:space="0" w:sz="0" w:val="nil"/>
          <w:left w:color="000000" w:space="0" w:sz="0" w:val="nil"/>
          <w:bottom w:color="000000" w:space="0" w:sz="0" w:val="nil"/>
          <w:right w:color="000000" w:space="0" w:sz="0" w:val="nil"/>
          <w:insideH w:color="000000" w:space="0" w:sz="4" w:val="dotted"/>
          <w:insideV w:color="000000" w:space="0" w:sz="0" w:val="nil"/>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3E">
            <w:pPr>
              <w:rPr/>
            </w:pPr>
            <w:r w:rsidDel="00000000" w:rsidR="00000000" w:rsidRPr="00000000">
              <w:rPr>
                <w:rtl w:val="0"/>
              </w:rPr>
            </w:r>
          </w:p>
        </w:tc>
      </w:tr>
      <w:tr>
        <w:trPr>
          <w:cantSplit w:val="0"/>
          <w:tblHeader w:val="0"/>
        </w:trPr>
        <w:tc>
          <w:tcPr/>
          <w:p w:rsidR="00000000" w:rsidDel="00000000" w:rsidP="00000000" w:rsidRDefault="00000000" w:rsidRPr="00000000" w14:paraId="0000023F">
            <w:pPr>
              <w:rPr/>
            </w:pPr>
            <w:r w:rsidDel="00000000" w:rsidR="00000000" w:rsidRPr="00000000">
              <w:rPr>
                <w:rtl w:val="0"/>
              </w:rPr>
            </w:r>
          </w:p>
        </w:tc>
      </w:tr>
      <w:tr>
        <w:trPr>
          <w:cantSplit w:val="0"/>
          <w:tblHeader w:val="0"/>
        </w:trPr>
        <w:tc>
          <w:tcPr/>
          <w:p w:rsidR="00000000" w:rsidDel="00000000" w:rsidP="00000000" w:rsidRDefault="00000000" w:rsidRPr="00000000" w14:paraId="00000240">
            <w:pPr>
              <w:rPr/>
            </w:pPr>
            <w:r w:rsidDel="00000000" w:rsidR="00000000" w:rsidRPr="00000000">
              <w:rPr>
                <w:rtl w:val="0"/>
              </w:rPr>
            </w:r>
          </w:p>
        </w:tc>
      </w:tr>
      <w:tr>
        <w:trPr>
          <w:cantSplit w:val="0"/>
          <w:tblHeader w:val="0"/>
        </w:trPr>
        <w:tc>
          <w:tcPr/>
          <w:p w:rsidR="00000000" w:rsidDel="00000000" w:rsidP="00000000" w:rsidRDefault="00000000" w:rsidRPr="00000000" w14:paraId="00000241">
            <w:pPr>
              <w:rPr/>
            </w:pPr>
            <w:r w:rsidDel="00000000" w:rsidR="00000000" w:rsidRPr="00000000">
              <w:rPr>
                <w:rtl w:val="0"/>
              </w:rPr>
            </w:r>
          </w:p>
        </w:tc>
      </w:tr>
      <w:tr>
        <w:trPr>
          <w:cantSplit w:val="0"/>
          <w:tblHeader w:val="0"/>
        </w:trPr>
        <w:tc>
          <w:tcPr/>
          <w:p w:rsidR="00000000" w:rsidDel="00000000" w:rsidP="00000000" w:rsidRDefault="00000000" w:rsidRPr="00000000" w14:paraId="00000242">
            <w:pPr>
              <w:rPr/>
            </w:pPr>
            <w:r w:rsidDel="00000000" w:rsidR="00000000" w:rsidRPr="00000000">
              <w:rPr>
                <w:rtl w:val="0"/>
              </w:rPr>
            </w:r>
          </w:p>
        </w:tc>
      </w:tr>
      <w:tr>
        <w:trPr>
          <w:cantSplit w:val="0"/>
          <w:tblHeader w:val="0"/>
        </w:trPr>
        <w:tc>
          <w:tcPr/>
          <w:p w:rsidR="00000000" w:rsidDel="00000000" w:rsidP="00000000" w:rsidRDefault="00000000" w:rsidRPr="00000000" w14:paraId="00000243">
            <w:pPr>
              <w:rPr/>
            </w:pPr>
            <w:r w:rsidDel="00000000" w:rsidR="00000000" w:rsidRPr="00000000">
              <w:rPr>
                <w:rtl w:val="0"/>
              </w:rPr>
            </w:r>
          </w:p>
        </w:tc>
      </w:tr>
    </w:tbl>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pStyle w:val="Heading1"/>
        <w:rPr/>
      </w:pPr>
      <w:r w:rsidDel="00000000" w:rsidR="00000000" w:rsidRPr="00000000">
        <w:br w:type="page"/>
      </w:r>
      <w:r w:rsidDel="00000000" w:rsidR="00000000" w:rsidRPr="00000000">
        <w:rPr>
          <w:rtl w:val="0"/>
        </w:rPr>
        <w:t xml:space="preserve">Experiment 3</w:t>
      </w:r>
    </w:p>
    <w:p w:rsidR="00000000" w:rsidDel="00000000" w:rsidP="00000000" w:rsidRDefault="00000000" w:rsidRPr="00000000" w14:paraId="00000246">
      <w:pPr>
        <w:pStyle w:val="Heading2"/>
        <w:rPr/>
      </w:pPr>
      <w:r w:rsidDel="00000000" w:rsidR="00000000" w:rsidRPr="00000000">
        <w:rPr>
          <w:rtl w:val="0"/>
        </w:rPr>
        <w:t xml:space="preserve">Experiment 3: Develop a map reduce program to find the maximum temperature in each year.</w:t>
      </w:r>
    </w:p>
    <w:p w:rsidR="00000000" w:rsidDel="00000000" w:rsidP="00000000" w:rsidRDefault="00000000" w:rsidRPr="00000000" w14:paraId="00000247">
      <w:pPr>
        <w:pStyle w:val="Heading3"/>
        <w:rPr/>
      </w:pPr>
      <w:r w:rsidDel="00000000" w:rsidR="00000000" w:rsidRPr="00000000">
        <w:rPr>
          <w:rtl w:val="0"/>
        </w:rPr>
        <w:t xml:space="preserve">Theory:</w:t>
      </w:r>
    </w:p>
    <w:tbl>
      <w:tblPr>
        <w:tblStyle w:val="Table6"/>
        <w:tblW w:w="9016.0" w:type="dxa"/>
        <w:jc w:val="left"/>
        <w:tblBorders>
          <w:top w:color="000000" w:space="0" w:sz="0" w:val="nil"/>
          <w:left w:color="000000" w:space="0" w:sz="0" w:val="nil"/>
          <w:bottom w:color="000000" w:space="0" w:sz="0" w:val="nil"/>
          <w:right w:color="000000" w:space="0" w:sz="0" w:val="nil"/>
          <w:insideH w:color="000000" w:space="0" w:sz="4" w:val="dotted"/>
          <w:insideV w:color="000000" w:space="0" w:sz="0" w:val="nil"/>
        </w:tblBorders>
        <w:tblLayout w:type="fixed"/>
        <w:tblLook w:val="0400"/>
      </w:tblPr>
      <w:tblGrid>
        <w:gridCol w:w="9016"/>
        <w:tblGridChange w:id="0">
          <w:tblGrid>
            <w:gridCol w:w="9016"/>
          </w:tblGrid>
        </w:tblGridChange>
      </w:tblGrid>
      <w:tr>
        <w:trPr>
          <w:cantSplit w:val="0"/>
          <w:trHeight w:val="334" w:hRule="atLeast"/>
          <w:tblHeader w:val="0"/>
        </w:trPr>
        <w:tc>
          <w:tcPr>
            <w:tcBorders>
              <w:top w:color="000000" w:space="0" w:sz="4" w:val="dotted"/>
              <w:bottom w:color="000000" w:space="0" w:sz="4" w:val="dotted"/>
            </w:tcBorders>
          </w:tcPr>
          <w:p w:rsidR="00000000" w:rsidDel="00000000" w:rsidP="00000000" w:rsidRDefault="00000000" w:rsidRPr="00000000" w14:paraId="00000248">
            <w:pPr>
              <w:rPr/>
            </w:pPr>
            <w:r w:rsidDel="00000000" w:rsidR="00000000" w:rsidRPr="00000000">
              <w:rPr>
                <w:rtl w:val="0"/>
              </w:rPr>
            </w:r>
          </w:p>
        </w:tc>
      </w:tr>
      <w:tr>
        <w:trPr>
          <w:cantSplit w:val="0"/>
          <w:trHeight w:val="334" w:hRule="atLeast"/>
          <w:tblHeader w:val="0"/>
        </w:trPr>
        <w:tc>
          <w:tcPr>
            <w:tcBorders>
              <w:top w:color="000000" w:space="0" w:sz="4" w:val="dotted"/>
            </w:tcBorders>
          </w:tcPr>
          <w:p w:rsidR="00000000" w:rsidDel="00000000" w:rsidP="00000000" w:rsidRDefault="00000000" w:rsidRPr="00000000" w14:paraId="00000249">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4A">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4B">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4C">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4D">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4E">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4F">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50">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51">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52">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53">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54">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55">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56">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57">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58">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59">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5A">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5B">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5C">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5D">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5E">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5F">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60">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61">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62">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63">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64">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65">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66">
            <w:pPr>
              <w:rPr/>
            </w:pPr>
            <w:r w:rsidDel="00000000" w:rsidR="00000000" w:rsidRPr="00000000">
              <w:rPr>
                <w:rtl w:val="0"/>
              </w:rPr>
            </w:r>
          </w:p>
        </w:tc>
      </w:tr>
      <w:tr>
        <w:trPr>
          <w:cantSplit w:val="0"/>
          <w:trHeight w:val="334" w:hRule="atLeast"/>
          <w:tblHeader w:val="0"/>
        </w:trPr>
        <w:tc>
          <w:tcPr>
            <w:tcBorders>
              <w:bottom w:color="000000" w:space="0" w:sz="4" w:val="dotted"/>
            </w:tcBorders>
          </w:tcPr>
          <w:p w:rsidR="00000000" w:rsidDel="00000000" w:rsidP="00000000" w:rsidRDefault="00000000" w:rsidRPr="00000000" w14:paraId="00000267">
            <w:pPr>
              <w:rPr/>
            </w:pPr>
            <w:r w:rsidDel="00000000" w:rsidR="00000000" w:rsidRPr="00000000">
              <w:rPr>
                <w:rtl w:val="0"/>
              </w:rPr>
            </w:r>
          </w:p>
        </w:tc>
      </w:tr>
      <w:tr>
        <w:trPr>
          <w:cantSplit w:val="0"/>
          <w:trHeight w:val="334" w:hRule="atLeast"/>
          <w:tblHeader w:val="0"/>
        </w:trPr>
        <w:tc>
          <w:tcPr>
            <w:tcBorders>
              <w:top w:color="000000" w:space="0" w:sz="4" w:val="dotted"/>
              <w:bottom w:color="000000" w:space="0" w:sz="4" w:val="dotted"/>
            </w:tcBorders>
          </w:tcPr>
          <w:p w:rsidR="00000000" w:rsidDel="00000000" w:rsidP="00000000" w:rsidRDefault="00000000" w:rsidRPr="00000000" w14:paraId="00000268">
            <w:pPr>
              <w:rPr/>
            </w:pPr>
            <w:r w:rsidDel="00000000" w:rsidR="00000000" w:rsidRPr="00000000">
              <w:rPr>
                <w:rtl w:val="0"/>
              </w:rPr>
            </w:r>
          </w:p>
        </w:tc>
      </w:tr>
    </w:tbl>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pStyle w:val="Heading3"/>
        <w:spacing w:after="0" w:lineRule="auto"/>
        <w:rPr/>
      </w:pPr>
      <w:r w:rsidDel="00000000" w:rsidR="00000000" w:rsidRPr="00000000">
        <w:rPr>
          <w:rtl w:val="0"/>
        </w:rPr>
        <w:t xml:space="preserve">Code:</w:t>
      </w:r>
    </w:p>
    <w:p w:rsidR="00000000" w:rsidDel="00000000" w:rsidP="00000000" w:rsidRDefault="00000000" w:rsidRPr="00000000" w14:paraId="0000026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java.io.IOException;</w:t>
      </w:r>
    </w:p>
    <w:p w:rsidR="00000000" w:rsidDel="00000000" w:rsidP="00000000" w:rsidRDefault="00000000" w:rsidRPr="00000000" w14:paraId="0000026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java.util.StringTokenizer;</w:t>
      </w:r>
    </w:p>
    <w:p w:rsidR="00000000" w:rsidDel="00000000" w:rsidP="00000000" w:rsidRDefault="00000000" w:rsidRPr="00000000" w14:paraId="0000026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org.apache.hadoop.conf.Configuration;</w:t>
      </w:r>
    </w:p>
    <w:p w:rsidR="00000000" w:rsidDel="00000000" w:rsidP="00000000" w:rsidRDefault="00000000" w:rsidRPr="00000000" w14:paraId="0000026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org.apache.hadoop.fs.Path;</w:t>
      </w:r>
    </w:p>
    <w:p w:rsidR="00000000" w:rsidDel="00000000" w:rsidP="00000000" w:rsidRDefault="00000000" w:rsidRPr="00000000" w14:paraId="0000026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org.apache.hadoop.io.IntWritable;</w:t>
      </w:r>
    </w:p>
    <w:p w:rsidR="00000000" w:rsidDel="00000000" w:rsidP="00000000" w:rsidRDefault="00000000" w:rsidRPr="00000000" w14:paraId="0000027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org.apache.hadoop.io.Text;</w:t>
      </w:r>
    </w:p>
    <w:p w:rsidR="00000000" w:rsidDel="00000000" w:rsidP="00000000" w:rsidRDefault="00000000" w:rsidRPr="00000000" w14:paraId="0000027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org.apache.hadoop.mapreduce.Job;</w:t>
      </w:r>
    </w:p>
    <w:p w:rsidR="00000000" w:rsidDel="00000000" w:rsidP="00000000" w:rsidRDefault="00000000" w:rsidRPr="00000000" w14:paraId="0000027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org.apache.hadoop.mapreduce.Mapper;</w:t>
      </w:r>
    </w:p>
    <w:p w:rsidR="00000000" w:rsidDel="00000000" w:rsidP="00000000" w:rsidRDefault="00000000" w:rsidRPr="00000000" w14:paraId="0000027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org.apache.hadoop.mapreduce.Reducer;</w:t>
      </w:r>
    </w:p>
    <w:p w:rsidR="00000000" w:rsidDel="00000000" w:rsidP="00000000" w:rsidRDefault="00000000" w:rsidRPr="00000000" w14:paraId="0000027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org.apache.hadoop.mapreduce.lib.input.FileInputFormat;</w:t>
      </w:r>
    </w:p>
    <w:p w:rsidR="00000000" w:rsidDel="00000000" w:rsidP="00000000" w:rsidRDefault="00000000" w:rsidRPr="00000000" w14:paraId="0000027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org.apache.hadoop.mapreduce.lib.output.FileOutputFormat;</w:t>
      </w:r>
    </w:p>
    <w:p w:rsidR="00000000" w:rsidDel="00000000" w:rsidP="00000000" w:rsidRDefault="00000000" w:rsidRPr="00000000" w14:paraId="00000276">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7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Max_temp</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7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TemperatureMapper</w:t>
      </w:r>
      <w:r w:rsidDel="00000000" w:rsidR="00000000" w:rsidRPr="00000000">
        <w:rPr>
          <w:rtl w:val="0"/>
        </w:rPr>
      </w:r>
    </w:p>
    <w:p w:rsidR="00000000" w:rsidDel="00000000" w:rsidP="00000000" w:rsidRDefault="00000000" w:rsidRPr="00000000" w14:paraId="0000027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Mapper</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Object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IntWritable</w:t>
      </w:r>
      <w:r w:rsidDel="00000000" w:rsidR="00000000" w:rsidRPr="00000000">
        <w:rPr>
          <w:rFonts w:ascii="Consolas" w:cs="Consolas" w:eastAsia="Consolas" w:hAnsi="Consolas"/>
          <w:color w:val="000000"/>
          <w:sz w:val="21"/>
          <w:szCs w:val="21"/>
          <w:rtl w:val="0"/>
        </w:rPr>
        <w:t xml:space="preserve">&gt;{</w:t>
      </w:r>
    </w:p>
    <w:p w:rsidR="00000000" w:rsidDel="00000000" w:rsidP="00000000" w:rsidRDefault="00000000" w:rsidRPr="00000000" w14:paraId="0000027A">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7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year</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7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IntWritable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temperature</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IntWritable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7D">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7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map</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Object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key</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value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tl w:val="0"/>
        </w:rPr>
      </w:r>
    </w:p>
    <w:p w:rsidR="00000000" w:rsidDel="00000000" w:rsidP="00000000" w:rsidRDefault="00000000" w:rsidRPr="00000000" w14:paraId="0000027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IOException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InterruptedException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8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StringTokenizer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itr</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StringTokenizer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value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toString</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8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8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itr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hasMoreTokens</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8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yearString</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itr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nextToken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8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temperatureString</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itr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nextToken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8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8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try</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8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year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w:t>
      </w:r>
      <w:r w:rsidDel="00000000" w:rsidR="00000000" w:rsidRPr="00000000">
        <w:rPr>
          <w:rFonts w:ascii="Consolas" w:cs="Consolas" w:eastAsia="Consolas" w:hAnsi="Consolas"/>
          <w:color w:val="000000"/>
          <w:sz w:val="21"/>
          <w:szCs w:val="21"/>
          <w:rtl w:val="0"/>
        </w:rPr>
        <w:t xml:space="preserve">(yearString); </w:t>
      </w:r>
    </w:p>
    <w:p w:rsidR="00000000" w:rsidDel="00000000" w:rsidP="00000000" w:rsidRDefault="00000000" w:rsidRPr="00000000" w14:paraId="0000028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temperature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Integer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parseInt</w:t>
      </w:r>
      <w:r w:rsidDel="00000000" w:rsidR="00000000" w:rsidRPr="00000000">
        <w:rPr>
          <w:rFonts w:ascii="Consolas" w:cs="Consolas" w:eastAsia="Consolas" w:hAnsi="Consolas"/>
          <w:color w:val="000000"/>
          <w:sz w:val="21"/>
          <w:szCs w:val="21"/>
          <w:rtl w:val="0"/>
        </w:rPr>
        <w:t xml:space="preserve">(temperatureString)); </w:t>
      </w:r>
    </w:p>
    <w:p w:rsidR="00000000" w:rsidDel="00000000" w:rsidP="00000000" w:rsidRDefault="00000000" w:rsidRPr="00000000" w14:paraId="0000028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write</w:t>
      </w:r>
      <w:r w:rsidDel="00000000" w:rsidR="00000000" w:rsidRPr="00000000">
        <w:rPr>
          <w:rFonts w:ascii="Consolas" w:cs="Consolas" w:eastAsia="Consolas" w:hAnsi="Consolas"/>
          <w:color w:val="000000"/>
          <w:sz w:val="21"/>
          <w:szCs w:val="21"/>
          <w:rtl w:val="0"/>
        </w:rPr>
        <w:t xml:space="preserve">(year, temperature);</w:t>
      </w:r>
    </w:p>
    <w:p w:rsidR="00000000" w:rsidDel="00000000" w:rsidP="00000000" w:rsidRDefault="00000000" w:rsidRPr="00000000" w14:paraId="0000028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catch</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NumberFormatException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8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8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err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println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"Skipping invalid record: "</w:t>
      </w:r>
      <w:r w:rsidDel="00000000" w:rsidR="00000000" w:rsidRPr="00000000">
        <w:rPr>
          <w:rFonts w:ascii="Consolas" w:cs="Consolas" w:eastAsia="Consolas" w:hAnsi="Consolas"/>
          <w:color w:val="000000"/>
          <w:sz w:val="21"/>
          <w:szCs w:val="21"/>
          <w:rtl w:val="0"/>
        </w:rPr>
        <w:t xml:space="preserve"> + </w:t>
      </w:r>
    </w:p>
    <w:p w:rsidR="00000000" w:rsidDel="00000000" w:rsidP="00000000" w:rsidRDefault="00000000" w:rsidRPr="00000000" w14:paraId="0000028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value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toString</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8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8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9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9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9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9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MaxTemperatureReducer</w:t>
      </w:r>
      <w:r w:rsidDel="00000000" w:rsidR="00000000" w:rsidRPr="00000000">
        <w:rPr>
          <w:rtl w:val="0"/>
        </w:rPr>
      </w:r>
    </w:p>
    <w:p w:rsidR="00000000" w:rsidDel="00000000" w:rsidP="00000000" w:rsidRDefault="00000000" w:rsidRPr="00000000" w14:paraId="0000029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Reducer</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IntWritable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IntWritable</w:t>
      </w:r>
      <w:r w:rsidDel="00000000" w:rsidR="00000000" w:rsidRPr="00000000">
        <w:rPr>
          <w:rFonts w:ascii="Consolas" w:cs="Consolas" w:eastAsia="Consolas" w:hAnsi="Consolas"/>
          <w:color w:val="000000"/>
          <w:sz w:val="21"/>
          <w:szCs w:val="21"/>
          <w:rtl w:val="0"/>
        </w:rPr>
        <w:t xml:space="preserve">&gt; {</w:t>
      </w:r>
    </w:p>
    <w:p w:rsidR="00000000" w:rsidDel="00000000" w:rsidP="00000000" w:rsidRDefault="00000000" w:rsidRPr="00000000" w14:paraId="00000295">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9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IntWritable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result</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IntWritable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97">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9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reduce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key</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Iterable</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IntWritable</w:t>
      </w:r>
      <w:r w:rsidDel="00000000" w:rsidR="00000000" w:rsidRPr="00000000">
        <w:rPr>
          <w:rFonts w:ascii="Consolas" w:cs="Consolas" w:eastAsia="Consolas" w:hAnsi="Consolas"/>
          <w:color w:val="000000"/>
          <w:sz w:val="21"/>
          <w:szCs w:val="21"/>
          <w:rtl w:val="0"/>
        </w:rPr>
        <w:t xml:space="preserve">&gt; </w:t>
      </w:r>
      <w:r w:rsidDel="00000000" w:rsidR="00000000" w:rsidRPr="00000000">
        <w:rPr>
          <w:rFonts w:ascii="Consolas" w:cs="Consolas" w:eastAsia="Consolas" w:hAnsi="Consolas"/>
          <w:color w:val="001080"/>
          <w:sz w:val="21"/>
          <w:szCs w:val="21"/>
          <w:rtl w:val="0"/>
        </w:rPr>
        <w:t xml:space="preserve">values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9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tl w:val="0"/>
        </w:rPr>
      </w:r>
    </w:p>
    <w:p w:rsidR="00000000" w:rsidDel="00000000" w:rsidP="00000000" w:rsidRDefault="00000000" w:rsidRPr="00000000" w14:paraId="0000029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IOException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InterruptedException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9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maxTemp</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Integer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MIN_VALUE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9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IntWritable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val</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000000"/>
          <w:sz w:val="21"/>
          <w:szCs w:val="21"/>
          <w:rtl w:val="0"/>
        </w:rPr>
        <w:t xml:space="preserve"> values) {</w:t>
      </w:r>
    </w:p>
    <w:p w:rsidR="00000000" w:rsidDel="00000000" w:rsidP="00000000" w:rsidRDefault="00000000" w:rsidRPr="00000000" w14:paraId="0000029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maxTemp = </w:t>
      </w:r>
      <w:r w:rsidDel="00000000" w:rsidR="00000000" w:rsidRPr="00000000">
        <w:rPr>
          <w:rFonts w:ascii="Consolas" w:cs="Consolas" w:eastAsia="Consolas" w:hAnsi="Consolas"/>
          <w:color w:val="001080"/>
          <w:sz w:val="21"/>
          <w:szCs w:val="21"/>
          <w:rtl w:val="0"/>
        </w:rPr>
        <w:t xml:space="preserve">Math</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max</w:t>
      </w:r>
      <w:r w:rsidDel="00000000" w:rsidR="00000000" w:rsidRPr="00000000">
        <w:rPr>
          <w:rFonts w:ascii="Consolas" w:cs="Consolas" w:eastAsia="Consolas" w:hAnsi="Consolas"/>
          <w:color w:val="000000"/>
          <w:sz w:val="21"/>
          <w:szCs w:val="21"/>
          <w:rtl w:val="0"/>
        </w:rPr>
        <w:t xml:space="preserve">(maxTemp, </w:t>
      </w:r>
      <w:r w:rsidDel="00000000" w:rsidR="00000000" w:rsidRPr="00000000">
        <w:rPr>
          <w:rFonts w:ascii="Consolas" w:cs="Consolas" w:eastAsia="Consolas" w:hAnsi="Consolas"/>
          <w:color w:val="001080"/>
          <w:sz w:val="21"/>
          <w:szCs w:val="21"/>
          <w:rtl w:val="0"/>
        </w:rPr>
        <w:t xml:space="preserve">val</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get</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9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9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result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w:t>
      </w:r>
      <w:r w:rsidDel="00000000" w:rsidR="00000000" w:rsidRPr="00000000">
        <w:rPr>
          <w:rFonts w:ascii="Consolas" w:cs="Consolas" w:eastAsia="Consolas" w:hAnsi="Consolas"/>
          <w:color w:val="000000"/>
          <w:sz w:val="21"/>
          <w:szCs w:val="21"/>
          <w:rtl w:val="0"/>
        </w:rPr>
        <w:t xml:space="preserve">(maxTemp);</w:t>
      </w:r>
    </w:p>
    <w:p w:rsidR="00000000" w:rsidDel="00000000" w:rsidP="00000000" w:rsidRDefault="00000000" w:rsidRPr="00000000" w14:paraId="000002A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write</w:t>
      </w:r>
      <w:r w:rsidDel="00000000" w:rsidR="00000000" w:rsidRPr="00000000">
        <w:rPr>
          <w:rFonts w:ascii="Consolas" w:cs="Consolas" w:eastAsia="Consolas" w:hAnsi="Consolas"/>
          <w:color w:val="000000"/>
          <w:sz w:val="21"/>
          <w:szCs w:val="21"/>
          <w:rtl w:val="0"/>
        </w:rPr>
        <w:t xml:space="preserve">(key, result);  </w:t>
      </w:r>
    </w:p>
    <w:p w:rsidR="00000000" w:rsidDel="00000000" w:rsidP="00000000" w:rsidRDefault="00000000" w:rsidRPr="00000000" w14:paraId="000002A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A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A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A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main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args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Exception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A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Configuration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conf</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Configuration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A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Job</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getInstance</w:t>
      </w:r>
      <w:r w:rsidDel="00000000" w:rsidR="00000000" w:rsidRPr="00000000">
        <w:rPr>
          <w:rFonts w:ascii="Consolas" w:cs="Consolas" w:eastAsia="Consolas" w:hAnsi="Consolas"/>
          <w:color w:val="000000"/>
          <w:sz w:val="21"/>
          <w:szCs w:val="21"/>
          <w:rtl w:val="0"/>
        </w:rPr>
        <w:t xml:space="preserve">(conf, </w:t>
      </w:r>
      <w:r w:rsidDel="00000000" w:rsidR="00000000" w:rsidRPr="00000000">
        <w:rPr>
          <w:rFonts w:ascii="Consolas" w:cs="Consolas" w:eastAsia="Consolas" w:hAnsi="Consolas"/>
          <w:color w:val="a31515"/>
          <w:sz w:val="21"/>
          <w:szCs w:val="21"/>
          <w:rtl w:val="0"/>
        </w:rPr>
        <w:t xml:space="preserve">"Maximum Temperature"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A7">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A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setJarByClass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Max_temp</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A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A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setMapperClass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TemperatureMapper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A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setReducerClass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MaxTemperatureReducer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AC">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A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setOutputKeyClass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A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setOutputValueClass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IntWritable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AF">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B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FileInputFormat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addInputPath</w:t>
      </w:r>
      <w:r w:rsidDel="00000000" w:rsidR="00000000" w:rsidRPr="00000000">
        <w:rPr>
          <w:rFonts w:ascii="Consolas" w:cs="Consolas" w:eastAsia="Consolas" w:hAnsi="Consolas"/>
          <w:color w:val="000000"/>
          <w:sz w:val="21"/>
          <w:szCs w:val="21"/>
          <w:rtl w:val="0"/>
        </w:rPr>
        <w:t xml:space="preserve">(job,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Path</w:t>
      </w:r>
      <w:r w:rsidDel="00000000" w:rsidR="00000000" w:rsidRPr="00000000">
        <w:rPr>
          <w:rFonts w:ascii="Consolas" w:cs="Consolas" w:eastAsia="Consolas" w:hAnsi="Consolas"/>
          <w:color w:val="000000"/>
          <w:sz w:val="21"/>
          <w:szCs w:val="21"/>
          <w:rtl w:val="0"/>
        </w:rPr>
        <w:t xml:space="preserve">(args[</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B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FileOutputFormat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setOutputPath</w:t>
      </w:r>
      <w:r w:rsidDel="00000000" w:rsidR="00000000" w:rsidRPr="00000000">
        <w:rPr>
          <w:rFonts w:ascii="Consolas" w:cs="Consolas" w:eastAsia="Consolas" w:hAnsi="Consolas"/>
          <w:color w:val="000000"/>
          <w:sz w:val="21"/>
          <w:szCs w:val="21"/>
          <w:rtl w:val="0"/>
        </w:rPr>
        <w:t xml:space="preserve">(job,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Path</w:t>
      </w:r>
      <w:r w:rsidDel="00000000" w:rsidR="00000000" w:rsidRPr="00000000">
        <w:rPr>
          <w:rFonts w:ascii="Consolas" w:cs="Consolas" w:eastAsia="Consolas" w:hAnsi="Consolas"/>
          <w:color w:val="000000"/>
          <w:sz w:val="21"/>
          <w:szCs w:val="21"/>
          <w:rtl w:val="0"/>
        </w:rPr>
        <w:t xml:space="preserve">(args[</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B2">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2B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exit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waitForCompletion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B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2B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2B6">
      <w:pPr>
        <w:shd w:fill="ffffff" w:val="clear"/>
        <w:spacing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B7">
      <w:pPr>
        <w:rPr>
          <w:rFonts w:ascii="Consolas" w:cs="Consolas" w:eastAsia="Consolas" w:hAnsi="Consolas"/>
          <w:color w:val="000000"/>
          <w:sz w:val="19"/>
          <w:szCs w:val="19"/>
        </w:rPr>
      </w:pPr>
      <w:r w:rsidDel="00000000" w:rsidR="00000000" w:rsidRPr="00000000">
        <w:br w:type="page"/>
      </w:r>
      <w:r w:rsidDel="00000000" w:rsidR="00000000" w:rsidRPr="00000000">
        <w:rPr>
          <w:rtl w:val="0"/>
        </w:rPr>
      </w:r>
    </w:p>
    <w:p w:rsidR="00000000" w:rsidDel="00000000" w:rsidP="00000000" w:rsidRDefault="00000000" w:rsidRPr="00000000" w14:paraId="000002B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2B9">
      <w:pPr>
        <w:jc w:val="center"/>
        <w:rPr/>
      </w:pPr>
      <w:r w:rsidDel="00000000" w:rsidR="00000000" w:rsidRPr="00000000">
        <w:rPr/>
        <w:drawing>
          <wp:inline distB="0" distT="0" distL="0" distR="0">
            <wp:extent cx="5328000" cy="960412"/>
            <wp:effectExtent b="0" l="0" r="0" t="0"/>
            <wp:docPr id="2126535822" name="image77.png"/>
            <a:graphic>
              <a:graphicData uri="http://schemas.openxmlformats.org/drawingml/2006/picture">
                <pic:pic>
                  <pic:nvPicPr>
                    <pic:cNvPr id="0" name="image77.png"/>
                    <pic:cNvPicPr preferRelativeResize="0"/>
                  </pic:nvPicPr>
                  <pic:blipFill>
                    <a:blip r:embed="rId34"/>
                    <a:srcRect b="0" l="0" r="0" t="0"/>
                    <a:stretch>
                      <a:fillRect/>
                    </a:stretch>
                  </pic:blipFill>
                  <pic:spPr>
                    <a:xfrm>
                      <a:off x="0" y="0"/>
                      <a:ext cx="5328000" cy="960412"/>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jc w:val="center"/>
        <w:rPr/>
      </w:pPr>
      <w:r w:rsidDel="00000000" w:rsidR="00000000" w:rsidRPr="00000000">
        <w:rPr>
          <w:rtl w:val="0"/>
        </w:rPr>
      </w:r>
    </w:p>
    <w:p w:rsidR="00000000" w:rsidDel="00000000" w:rsidP="00000000" w:rsidRDefault="00000000" w:rsidRPr="00000000" w14:paraId="000002B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2BC">
      <w:pPr>
        <w:rPr/>
      </w:pPr>
      <w:r w:rsidDel="00000000" w:rsidR="00000000" w:rsidRPr="00000000">
        <w:rPr/>
        <w:drawing>
          <wp:inline distB="0" distT="0" distL="0" distR="0">
            <wp:extent cx="5328000" cy="2989843"/>
            <wp:effectExtent b="0" l="0" r="0" t="0"/>
            <wp:docPr id="2126535823" name="image91.png"/>
            <a:graphic>
              <a:graphicData uri="http://schemas.openxmlformats.org/drawingml/2006/picture">
                <pic:pic>
                  <pic:nvPicPr>
                    <pic:cNvPr id="0" name="image91.png"/>
                    <pic:cNvPicPr preferRelativeResize="0"/>
                  </pic:nvPicPr>
                  <pic:blipFill>
                    <a:blip r:embed="rId35"/>
                    <a:srcRect b="0" l="0" r="0" t="0"/>
                    <a:stretch>
                      <a:fillRect/>
                    </a:stretch>
                  </pic:blipFill>
                  <pic:spPr>
                    <a:xfrm>
                      <a:off x="0" y="0"/>
                      <a:ext cx="5328000" cy="2989843"/>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2BF">
      <w:pPr>
        <w:rPr/>
      </w:pPr>
      <w:r w:rsidDel="00000000" w:rsidR="00000000" w:rsidRPr="00000000">
        <w:rPr/>
        <w:drawing>
          <wp:inline distB="0" distT="0" distL="0" distR="0">
            <wp:extent cx="5328000" cy="960409"/>
            <wp:effectExtent b="0" l="0" r="0" t="0"/>
            <wp:docPr id="2126535824" name="image81.png"/>
            <a:graphic>
              <a:graphicData uri="http://schemas.openxmlformats.org/drawingml/2006/picture">
                <pic:pic>
                  <pic:nvPicPr>
                    <pic:cNvPr id="0" name="image81.png"/>
                    <pic:cNvPicPr preferRelativeResize="0"/>
                  </pic:nvPicPr>
                  <pic:blipFill>
                    <a:blip r:embed="rId36"/>
                    <a:srcRect b="0" l="0" r="0" t="0"/>
                    <a:stretch>
                      <a:fillRect/>
                    </a:stretch>
                  </pic:blipFill>
                  <pic:spPr>
                    <a:xfrm>
                      <a:off x="0" y="0"/>
                      <a:ext cx="5328000" cy="960409"/>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rPr/>
      </w:pPr>
      <w:r w:rsidDel="00000000" w:rsidR="00000000" w:rsidRPr="00000000">
        <w:br w:type="page"/>
      </w:r>
      <w:r w:rsidDel="00000000" w:rsidR="00000000" w:rsidRPr="00000000">
        <w:rPr>
          <w:rtl w:val="0"/>
        </w:rPr>
      </w:r>
    </w:p>
    <w:p w:rsidR="00000000" w:rsidDel="00000000" w:rsidP="00000000" w:rsidRDefault="00000000" w:rsidRPr="00000000" w14:paraId="000002C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2C2">
      <w:pPr>
        <w:rPr/>
      </w:pPr>
      <w:r w:rsidDel="00000000" w:rsidR="00000000" w:rsidRPr="00000000">
        <w:rPr/>
        <w:drawing>
          <wp:inline distB="0" distT="0" distL="0" distR="0">
            <wp:extent cx="5328000" cy="1754356"/>
            <wp:effectExtent b="0" l="0" r="0" t="0"/>
            <wp:docPr id="2126535825" name="image82.png"/>
            <a:graphic>
              <a:graphicData uri="http://schemas.openxmlformats.org/drawingml/2006/picture">
                <pic:pic>
                  <pic:nvPicPr>
                    <pic:cNvPr id="0" name="image82.png"/>
                    <pic:cNvPicPr preferRelativeResize="0"/>
                  </pic:nvPicPr>
                  <pic:blipFill>
                    <a:blip r:embed="rId37"/>
                    <a:srcRect b="0" l="0" r="0" t="0"/>
                    <a:stretch>
                      <a:fillRect/>
                    </a:stretch>
                  </pic:blipFill>
                  <pic:spPr>
                    <a:xfrm>
                      <a:off x="0" y="0"/>
                      <a:ext cx="5328000" cy="1754356"/>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2C4">
      <w:pPr>
        <w:rPr/>
      </w:pPr>
      <w:r w:rsidDel="00000000" w:rsidR="00000000" w:rsidRPr="00000000">
        <w:rPr/>
        <w:drawing>
          <wp:inline distB="0" distT="0" distL="0" distR="0">
            <wp:extent cx="5328000" cy="960409"/>
            <wp:effectExtent b="0" l="0" r="0" t="0"/>
            <wp:docPr id="2126535752"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328000" cy="960409"/>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2C6">
      <w:pPr>
        <w:spacing w:after="240" w:lineRule="auto"/>
        <w:rPr/>
      </w:pPr>
      <w:r w:rsidDel="00000000" w:rsidR="00000000" w:rsidRPr="00000000">
        <w:rPr/>
        <w:drawing>
          <wp:inline distB="0" distT="0" distL="0" distR="0">
            <wp:extent cx="5328000" cy="2313365"/>
            <wp:effectExtent b="0" l="0" r="0" t="0"/>
            <wp:docPr id="2126535754"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328000" cy="2313365"/>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2C8">
      <w:pPr>
        <w:spacing w:after="240" w:lineRule="auto"/>
        <w:rPr/>
      </w:pPr>
      <w:r w:rsidDel="00000000" w:rsidR="00000000" w:rsidRPr="00000000">
        <w:rPr/>
        <w:drawing>
          <wp:inline distB="0" distT="0" distL="0" distR="0">
            <wp:extent cx="5328000" cy="960409"/>
            <wp:effectExtent b="0" l="0" r="0" t="0"/>
            <wp:docPr id="2126535755"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328000" cy="960409"/>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after="240" w:lineRule="auto"/>
        <w:rPr/>
      </w:pPr>
      <w:r w:rsidDel="00000000" w:rsidR="00000000" w:rsidRPr="00000000">
        <w:rPr>
          <w:rtl w:val="0"/>
        </w:rPr>
      </w:r>
    </w:p>
    <w:p w:rsidR="00000000" w:rsidDel="00000000" w:rsidP="00000000" w:rsidRDefault="00000000" w:rsidRPr="00000000" w14:paraId="000002C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2CB">
      <w:pPr>
        <w:rPr/>
      </w:pPr>
      <w:r w:rsidDel="00000000" w:rsidR="00000000" w:rsidRPr="00000000">
        <w:rPr/>
        <w:drawing>
          <wp:inline distB="0" distT="0" distL="0" distR="0">
            <wp:extent cx="5328000" cy="3757208"/>
            <wp:effectExtent b="0" l="0" r="0" t="0"/>
            <wp:docPr id="2126535756" name="image25.png"/>
            <a:graphic>
              <a:graphicData uri="http://schemas.openxmlformats.org/drawingml/2006/picture">
                <pic:pic>
                  <pic:nvPicPr>
                    <pic:cNvPr id="0" name="image25.png"/>
                    <pic:cNvPicPr preferRelativeResize="0"/>
                  </pic:nvPicPr>
                  <pic:blipFill>
                    <a:blip r:embed="rId41"/>
                    <a:srcRect b="8745" l="0" r="0" t="0"/>
                    <a:stretch>
                      <a:fillRect/>
                    </a:stretch>
                  </pic:blipFill>
                  <pic:spPr>
                    <a:xfrm>
                      <a:off x="0" y="0"/>
                      <a:ext cx="5328000" cy="3757208"/>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2CD">
      <w:pPr>
        <w:rPr/>
      </w:pPr>
      <w:r w:rsidDel="00000000" w:rsidR="00000000" w:rsidRPr="00000000">
        <w:rPr/>
        <w:drawing>
          <wp:inline distB="0" distT="0" distL="0" distR="0">
            <wp:extent cx="5328000" cy="2087872"/>
            <wp:effectExtent b="0" l="0" r="0" t="0"/>
            <wp:docPr id="2126535757"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328000" cy="2087872"/>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pStyle w:val="Heading3"/>
        <w:rPr/>
      </w:pPr>
      <w:r w:rsidDel="00000000" w:rsidR="00000000" w:rsidRPr="00000000">
        <w:rPr>
          <w:rtl w:val="0"/>
        </w:rPr>
        <w:t xml:space="preserve">Learning Outcomes:</w:t>
      </w:r>
    </w:p>
    <w:tbl>
      <w:tblPr>
        <w:tblStyle w:val="Table7"/>
        <w:tblW w:w="9016.0" w:type="dxa"/>
        <w:jc w:val="left"/>
        <w:tblBorders>
          <w:top w:color="000000" w:space="0" w:sz="0" w:val="nil"/>
          <w:left w:color="000000" w:space="0" w:sz="0" w:val="nil"/>
          <w:bottom w:color="000000" w:space="0" w:sz="0" w:val="nil"/>
          <w:right w:color="000000" w:space="0" w:sz="0" w:val="nil"/>
          <w:insideH w:color="000000" w:space="0" w:sz="4" w:val="dotted"/>
          <w:insideV w:color="000000" w:space="0" w:sz="0" w:val="nil"/>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CF">
            <w:pPr>
              <w:rPr/>
            </w:pPr>
            <w:r w:rsidDel="00000000" w:rsidR="00000000" w:rsidRPr="00000000">
              <w:rPr>
                <w:rtl w:val="0"/>
              </w:rPr>
            </w:r>
          </w:p>
        </w:tc>
      </w:tr>
      <w:tr>
        <w:trPr>
          <w:cantSplit w:val="0"/>
          <w:tblHeader w:val="0"/>
        </w:trPr>
        <w:tc>
          <w:tcPr/>
          <w:p w:rsidR="00000000" w:rsidDel="00000000" w:rsidP="00000000" w:rsidRDefault="00000000" w:rsidRPr="00000000" w14:paraId="000002D0">
            <w:pPr>
              <w:rPr/>
            </w:pPr>
            <w:r w:rsidDel="00000000" w:rsidR="00000000" w:rsidRPr="00000000">
              <w:rPr>
                <w:rtl w:val="0"/>
              </w:rPr>
            </w:r>
          </w:p>
        </w:tc>
      </w:tr>
      <w:tr>
        <w:trPr>
          <w:cantSplit w:val="0"/>
          <w:tblHeader w:val="0"/>
        </w:trPr>
        <w:tc>
          <w:tcPr/>
          <w:p w:rsidR="00000000" w:rsidDel="00000000" w:rsidP="00000000" w:rsidRDefault="00000000" w:rsidRPr="00000000" w14:paraId="000002D1">
            <w:pPr>
              <w:rPr/>
            </w:pPr>
            <w:r w:rsidDel="00000000" w:rsidR="00000000" w:rsidRPr="00000000">
              <w:rPr>
                <w:rtl w:val="0"/>
              </w:rPr>
            </w:r>
          </w:p>
        </w:tc>
      </w:tr>
      <w:tr>
        <w:trPr>
          <w:cantSplit w:val="0"/>
          <w:tblHeader w:val="0"/>
        </w:trPr>
        <w:tc>
          <w:tcPr/>
          <w:p w:rsidR="00000000" w:rsidDel="00000000" w:rsidP="00000000" w:rsidRDefault="00000000" w:rsidRPr="00000000" w14:paraId="000002D2">
            <w:pPr>
              <w:rPr/>
            </w:pPr>
            <w:r w:rsidDel="00000000" w:rsidR="00000000" w:rsidRPr="00000000">
              <w:rPr>
                <w:rtl w:val="0"/>
              </w:rPr>
            </w:r>
          </w:p>
        </w:tc>
      </w:tr>
      <w:tr>
        <w:trPr>
          <w:cantSplit w:val="0"/>
          <w:tblHeader w:val="0"/>
        </w:trPr>
        <w:tc>
          <w:tcPr/>
          <w:p w:rsidR="00000000" w:rsidDel="00000000" w:rsidP="00000000" w:rsidRDefault="00000000" w:rsidRPr="00000000" w14:paraId="000002D3">
            <w:pPr>
              <w:rPr/>
            </w:pPr>
            <w:r w:rsidDel="00000000" w:rsidR="00000000" w:rsidRPr="00000000">
              <w:rPr>
                <w:rtl w:val="0"/>
              </w:rPr>
            </w:r>
          </w:p>
        </w:tc>
      </w:tr>
      <w:tr>
        <w:trPr>
          <w:cantSplit w:val="0"/>
          <w:tblHeader w:val="0"/>
        </w:trPr>
        <w:tc>
          <w:tcPr/>
          <w:p w:rsidR="00000000" w:rsidDel="00000000" w:rsidP="00000000" w:rsidRDefault="00000000" w:rsidRPr="00000000" w14:paraId="000002D4">
            <w:pPr>
              <w:rPr/>
            </w:pPr>
            <w:r w:rsidDel="00000000" w:rsidR="00000000" w:rsidRPr="00000000">
              <w:rPr>
                <w:rtl w:val="0"/>
              </w:rPr>
            </w:r>
          </w:p>
        </w:tc>
      </w:tr>
    </w:tbl>
    <w:p w:rsidR="00000000" w:rsidDel="00000000" w:rsidP="00000000" w:rsidRDefault="00000000" w:rsidRPr="00000000" w14:paraId="000002D5">
      <w:pPr>
        <w:rPr/>
      </w:pPr>
      <w:r w:rsidDel="00000000" w:rsidR="00000000" w:rsidRPr="00000000">
        <w:br w:type="page"/>
      </w:r>
      <w:r w:rsidDel="00000000" w:rsidR="00000000" w:rsidRPr="00000000">
        <w:rPr>
          <w:rtl w:val="0"/>
        </w:rPr>
      </w:r>
    </w:p>
    <w:p w:rsidR="00000000" w:rsidDel="00000000" w:rsidP="00000000" w:rsidRDefault="00000000" w:rsidRPr="00000000" w14:paraId="000002D6">
      <w:pPr>
        <w:pStyle w:val="Heading1"/>
        <w:rPr/>
      </w:pPr>
      <w:r w:rsidDel="00000000" w:rsidR="00000000" w:rsidRPr="00000000">
        <w:rPr>
          <w:rtl w:val="0"/>
        </w:rPr>
        <w:t xml:space="preserve">Experiment 4</w:t>
      </w:r>
    </w:p>
    <w:p w:rsidR="00000000" w:rsidDel="00000000" w:rsidP="00000000" w:rsidRDefault="00000000" w:rsidRPr="00000000" w14:paraId="000002D7">
      <w:pPr>
        <w:pStyle w:val="Heading2"/>
        <w:rPr/>
      </w:pPr>
      <w:r w:rsidDel="00000000" w:rsidR="00000000" w:rsidRPr="00000000">
        <w:rPr>
          <w:rtl w:val="0"/>
        </w:rPr>
        <w:t xml:space="preserve">Experiment 4: Develop a map reduce program to find the grade of students.</w:t>
      </w:r>
    </w:p>
    <w:p w:rsidR="00000000" w:rsidDel="00000000" w:rsidP="00000000" w:rsidRDefault="00000000" w:rsidRPr="00000000" w14:paraId="000002D8">
      <w:pPr>
        <w:pStyle w:val="Heading3"/>
        <w:rPr/>
      </w:pPr>
      <w:r w:rsidDel="00000000" w:rsidR="00000000" w:rsidRPr="00000000">
        <w:rPr>
          <w:rtl w:val="0"/>
        </w:rPr>
        <w:t xml:space="preserve">Theory:</w:t>
      </w:r>
    </w:p>
    <w:tbl>
      <w:tblPr>
        <w:tblStyle w:val="Table8"/>
        <w:tblW w:w="9016.0" w:type="dxa"/>
        <w:jc w:val="left"/>
        <w:tblBorders>
          <w:top w:color="000000" w:space="0" w:sz="0" w:val="nil"/>
          <w:left w:color="000000" w:space="0" w:sz="0" w:val="nil"/>
          <w:bottom w:color="000000" w:space="0" w:sz="0" w:val="nil"/>
          <w:right w:color="000000" w:space="0" w:sz="0" w:val="nil"/>
          <w:insideH w:color="000000" w:space="0" w:sz="4" w:val="dotted"/>
          <w:insideV w:color="000000" w:space="0" w:sz="0" w:val="nil"/>
        </w:tblBorders>
        <w:tblLayout w:type="fixed"/>
        <w:tblLook w:val="0400"/>
      </w:tblPr>
      <w:tblGrid>
        <w:gridCol w:w="9016"/>
        <w:tblGridChange w:id="0">
          <w:tblGrid>
            <w:gridCol w:w="9016"/>
          </w:tblGrid>
        </w:tblGridChange>
      </w:tblGrid>
      <w:tr>
        <w:trPr>
          <w:cantSplit w:val="0"/>
          <w:trHeight w:val="334" w:hRule="atLeast"/>
          <w:tblHeader w:val="0"/>
        </w:trPr>
        <w:tc>
          <w:tcPr>
            <w:tcBorders>
              <w:top w:color="000000" w:space="0" w:sz="4" w:val="dotted"/>
              <w:bottom w:color="000000" w:space="0" w:sz="4" w:val="dotted"/>
            </w:tcBorders>
          </w:tcPr>
          <w:p w:rsidR="00000000" w:rsidDel="00000000" w:rsidP="00000000" w:rsidRDefault="00000000" w:rsidRPr="00000000" w14:paraId="000002D9">
            <w:pPr>
              <w:rPr/>
            </w:pPr>
            <w:r w:rsidDel="00000000" w:rsidR="00000000" w:rsidRPr="00000000">
              <w:rPr>
                <w:rtl w:val="0"/>
              </w:rPr>
            </w:r>
          </w:p>
        </w:tc>
      </w:tr>
      <w:tr>
        <w:trPr>
          <w:cantSplit w:val="0"/>
          <w:trHeight w:val="334" w:hRule="atLeast"/>
          <w:tblHeader w:val="0"/>
        </w:trPr>
        <w:tc>
          <w:tcPr>
            <w:tcBorders>
              <w:top w:color="000000" w:space="0" w:sz="4" w:val="dotted"/>
            </w:tcBorders>
          </w:tcPr>
          <w:p w:rsidR="00000000" w:rsidDel="00000000" w:rsidP="00000000" w:rsidRDefault="00000000" w:rsidRPr="00000000" w14:paraId="000002DA">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DB">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DC">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DD">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DE">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DF">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E0">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E1">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E2">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E3">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E4">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E5">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E6">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E7">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E8">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E9">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EA">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EB">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EC">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ED">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EE">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EF">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F0">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F1">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F2">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F3">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F4">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F5">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F6">
            <w:pPr>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2F7">
            <w:pPr>
              <w:rPr/>
            </w:pPr>
            <w:r w:rsidDel="00000000" w:rsidR="00000000" w:rsidRPr="00000000">
              <w:rPr>
                <w:rtl w:val="0"/>
              </w:rPr>
            </w:r>
          </w:p>
        </w:tc>
      </w:tr>
      <w:tr>
        <w:trPr>
          <w:cantSplit w:val="0"/>
          <w:trHeight w:val="334" w:hRule="atLeast"/>
          <w:tblHeader w:val="0"/>
        </w:trPr>
        <w:tc>
          <w:tcPr>
            <w:tcBorders>
              <w:bottom w:color="000000" w:space="0" w:sz="4" w:val="dotted"/>
            </w:tcBorders>
          </w:tcPr>
          <w:p w:rsidR="00000000" w:rsidDel="00000000" w:rsidP="00000000" w:rsidRDefault="00000000" w:rsidRPr="00000000" w14:paraId="000002F8">
            <w:pPr>
              <w:rPr/>
            </w:pPr>
            <w:r w:rsidDel="00000000" w:rsidR="00000000" w:rsidRPr="00000000">
              <w:rPr>
                <w:rtl w:val="0"/>
              </w:rPr>
            </w:r>
          </w:p>
        </w:tc>
      </w:tr>
      <w:tr>
        <w:trPr>
          <w:cantSplit w:val="0"/>
          <w:trHeight w:val="334" w:hRule="atLeast"/>
          <w:tblHeader w:val="0"/>
        </w:trPr>
        <w:tc>
          <w:tcPr>
            <w:tcBorders>
              <w:top w:color="000000" w:space="0" w:sz="4" w:val="dotted"/>
              <w:bottom w:color="000000" w:space="0" w:sz="4" w:val="dotted"/>
            </w:tcBorders>
          </w:tcPr>
          <w:p w:rsidR="00000000" w:rsidDel="00000000" w:rsidP="00000000" w:rsidRDefault="00000000" w:rsidRPr="00000000" w14:paraId="000002F9">
            <w:pPr>
              <w:rPr/>
            </w:pPr>
            <w:r w:rsidDel="00000000" w:rsidR="00000000" w:rsidRPr="00000000">
              <w:rPr>
                <w:rtl w:val="0"/>
              </w:rPr>
            </w:r>
          </w:p>
        </w:tc>
      </w:tr>
    </w:tbl>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pStyle w:val="Heading3"/>
        <w:spacing w:after="0" w:lineRule="auto"/>
        <w:rPr/>
      </w:pPr>
      <w:r w:rsidDel="00000000" w:rsidR="00000000" w:rsidRPr="00000000">
        <w:rPr>
          <w:rtl w:val="0"/>
        </w:rPr>
        <w:t xml:space="preserve">Code:</w:t>
      </w:r>
    </w:p>
    <w:p w:rsidR="00000000" w:rsidDel="00000000" w:rsidP="00000000" w:rsidRDefault="00000000" w:rsidRPr="00000000" w14:paraId="000002F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java.io.IOException;</w:t>
      </w:r>
    </w:p>
    <w:p w:rsidR="00000000" w:rsidDel="00000000" w:rsidP="00000000" w:rsidRDefault="00000000" w:rsidRPr="00000000" w14:paraId="000002F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java.util.StringTokenizer;</w:t>
      </w:r>
    </w:p>
    <w:p w:rsidR="00000000" w:rsidDel="00000000" w:rsidP="00000000" w:rsidRDefault="00000000" w:rsidRPr="00000000" w14:paraId="000002F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org.apache.hadoop.conf.Configuration;</w:t>
      </w:r>
    </w:p>
    <w:p w:rsidR="00000000" w:rsidDel="00000000" w:rsidP="00000000" w:rsidRDefault="00000000" w:rsidRPr="00000000" w14:paraId="000002F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org.apache.hadoop.fs.Path;</w:t>
      </w:r>
    </w:p>
    <w:p w:rsidR="00000000" w:rsidDel="00000000" w:rsidP="00000000" w:rsidRDefault="00000000" w:rsidRPr="00000000" w14:paraId="0000030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org.apache.hadoop.io.Text;</w:t>
      </w:r>
    </w:p>
    <w:p w:rsidR="00000000" w:rsidDel="00000000" w:rsidP="00000000" w:rsidRDefault="00000000" w:rsidRPr="00000000" w14:paraId="0000030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org.apache.hadoop.io.IntWritable;</w:t>
      </w:r>
    </w:p>
    <w:p w:rsidR="00000000" w:rsidDel="00000000" w:rsidP="00000000" w:rsidRDefault="00000000" w:rsidRPr="00000000" w14:paraId="0000030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org.apache.hadoop.mapreduce.Job;</w:t>
      </w:r>
    </w:p>
    <w:p w:rsidR="00000000" w:rsidDel="00000000" w:rsidP="00000000" w:rsidRDefault="00000000" w:rsidRPr="00000000" w14:paraId="0000030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org.apache.hadoop.mapreduce.Mapper;</w:t>
      </w:r>
    </w:p>
    <w:p w:rsidR="00000000" w:rsidDel="00000000" w:rsidP="00000000" w:rsidRDefault="00000000" w:rsidRPr="00000000" w14:paraId="0000030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org.apache.hadoop.mapreduce.Reducer;</w:t>
      </w:r>
    </w:p>
    <w:p w:rsidR="00000000" w:rsidDel="00000000" w:rsidP="00000000" w:rsidRDefault="00000000" w:rsidRPr="00000000" w14:paraId="0000030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org.apache.hadoop.mapreduce.lib.input.FileInputFormat;</w:t>
      </w:r>
    </w:p>
    <w:p w:rsidR="00000000" w:rsidDel="00000000" w:rsidP="00000000" w:rsidRDefault="00000000" w:rsidRPr="00000000" w14:paraId="0000030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org.apache.hadoop.mapreduce.lib.output.FileOutputFormat;</w:t>
      </w:r>
    </w:p>
    <w:p w:rsidR="00000000" w:rsidDel="00000000" w:rsidP="00000000" w:rsidRDefault="00000000" w:rsidRPr="00000000" w14:paraId="00000307">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0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StudentGrades</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09">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0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GradeMapper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Mapper</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Object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&gt; {</w:t>
      </w:r>
    </w:p>
    <w:p w:rsidR="00000000" w:rsidDel="00000000" w:rsidP="00000000" w:rsidRDefault="00000000" w:rsidRPr="00000000" w14:paraId="0000030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studentName</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0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grade</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0D">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0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map</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Object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key</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value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IOException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InterruptedException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0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StringTokenizer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itr</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StringTokenizer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value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toString</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10">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1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itr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hasMoreTokens</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1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name</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itr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nextToken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Student name</w:t>
      </w:r>
      <w:r w:rsidDel="00000000" w:rsidR="00000000" w:rsidRPr="00000000">
        <w:rPr>
          <w:rtl w:val="0"/>
        </w:rPr>
      </w:r>
    </w:p>
    <w:p w:rsidR="00000000" w:rsidDel="00000000" w:rsidP="00000000" w:rsidRDefault="00000000" w:rsidRPr="00000000" w14:paraId="0000031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marksStr</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itr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nextToken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Marks</w:t>
      </w:r>
      <w:r w:rsidDel="00000000" w:rsidR="00000000" w:rsidRPr="00000000">
        <w:rPr>
          <w:rtl w:val="0"/>
        </w:rPr>
      </w:r>
    </w:p>
    <w:p w:rsidR="00000000" w:rsidDel="00000000" w:rsidP="00000000" w:rsidRDefault="00000000" w:rsidRPr="00000000" w14:paraId="00000314">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1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try</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1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marks</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Integer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parseInt</w:t>
      </w:r>
      <w:r w:rsidDel="00000000" w:rsidR="00000000" w:rsidRPr="00000000">
        <w:rPr>
          <w:rFonts w:ascii="Consolas" w:cs="Consolas" w:eastAsia="Consolas" w:hAnsi="Consolas"/>
          <w:color w:val="000000"/>
          <w:sz w:val="21"/>
          <w:szCs w:val="21"/>
          <w:rtl w:val="0"/>
        </w:rPr>
        <w:t xml:space="preserve">(marksStr);</w:t>
      </w:r>
    </w:p>
    <w:p w:rsidR="00000000" w:rsidDel="00000000" w:rsidP="00000000" w:rsidRDefault="00000000" w:rsidRPr="00000000" w14:paraId="0000031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gradeLetter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18">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1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(marks &gt;= </w:t>
      </w:r>
      <w:r w:rsidDel="00000000" w:rsidR="00000000" w:rsidRPr="00000000">
        <w:rPr>
          <w:rFonts w:ascii="Consolas" w:cs="Consolas" w:eastAsia="Consolas" w:hAnsi="Consolas"/>
          <w:color w:val="098658"/>
          <w:sz w:val="21"/>
          <w:szCs w:val="21"/>
          <w:rtl w:val="0"/>
        </w:rPr>
        <w:t xml:space="preserve">90</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1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gradeLetter = </w:t>
      </w:r>
      <w:r w:rsidDel="00000000" w:rsidR="00000000" w:rsidRPr="00000000">
        <w:rPr>
          <w:rFonts w:ascii="Consolas" w:cs="Consolas" w:eastAsia="Consolas" w:hAnsi="Consolas"/>
          <w:color w:val="a31515"/>
          <w:sz w:val="21"/>
          <w:szCs w:val="21"/>
          <w:rtl w:val="0"/>
        </w:rPr>
        <w:t xml:space="preserve">"A"</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1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else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(marks &gt;= </w:t>
      </w:r>
      <w:r w:rsidDel="00000000" w:rsidR="00000000" w:rsidRPr="00000000">
        <w:rPr>
          <w:rFonts w:ascii="Consolas" w:cs="Consolas" w:eastAsia="Consolas" w:hAnsi="Consolas"/>
          <w:color w:val="098658"/>
          <w:sz w:val="21"/>
          <w:szCs w:val="21"/>
          <w:rtl w:val="0"/>
        </w:rPr>
        <w:t xml:space="preserve">80</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1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gradeLetter = </w:t>
      </w:r>
      <w:r w:rsidDel="00000000" w:rsidR="00000000" w:rsidRPr="00000000">
        <w:rPr>
          <w:rFonts w:ascii="Consolas" w:cs="Consolas" w:eastAsia="Consolas" w:hAnsi="Consolas"/>
          <w:color w:val="a31515"/>
          <w:sz w:val="21"/>
          <w:szCs w:val="21"/>
          <w:rtl w:val="0"/>
        </w:rPr>
        <w:t xml:space="preserve">"B"</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1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else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(marks &gt;= </w:t>
      </w:r>
      <w:r w:rsidDel="00000000" w:rsidR="00000000" w:rsidRPr="00000000">
        <w:rPr>
          <w:rFonts w:ascii="Consolas" w:cs="Consolas" w:eastAsia="Consolas" w:hAnsi="Consolas"/>
          <w:color w:val="098658"/>
          <w:sz w:val="21"/>
          <w:szCs w:val="21"/>
          <w:rtl w:val="0"/>
        </w:rPr>
        <w:t xml:space="preserve">70</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1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gradeLetter = </w:t>
      </w:r>
      <w:r w:rsidDel="00000000" w:rsidR="00000000" w:rsidRPr="00000000">
        <w:rPr>
          <w:rFonts w:ascii="Consolas" w:cs="Consolas" w:eastAsia="Consolas" w:hAnsi="Consolas"/>
          <w:color w:val="a31515"/>
          <w:sz w:val="21"/>
          <w:szCs w:val="21"/>
          <w:rtl w:val="0"/>
        </w:rPr>
        <w:t xml:space="preserve">"C"</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1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else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(marks &gt;= </w:t>
      </w:r>
      <w:r w:rsidDel="00000000" w:rsidR="00000000" w:rsidRPr="00000000">
        <w:rPr>
          <w:rFonts w:ascii="Consolas" w:cs="Consolas" w:eastAsia="Consolas" w:hAnsi="Consolas"/>
          <w:color w:val="098658"/>
          <w:sz w:val="21"/>
          <w:szCs w:val="21"/>
          <w:rtl w:val="0"/>
        </w:rPr>
        <w:t xml:space="preserve">60</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2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gradeLetter = </w:t>
      </w:r>
      <w:r w:rsidDel="00000000" w:rsidR="00000000" w:rsidRPr="00000000">
        <w:rPr>
          <w:rFonts w:ascii="Consolas" w:cs="Consolas" w:eastAsia="Consolas" w:hAnsi="Consolas"/>
          <w:color w:val="a31515"/>
          <w:sz w:val="21"/>
          <w:szCs w:val="21"/>
          <w:rtl w:val="0"/>
        </w:rPr>
        <w:t xml:space="preserve">"D"</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2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else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2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gradeLetter = </w:t>
      </w:r>
      <w:r w:rsidDel="00000000" w:rsidR="00000000" w:rsidRPr="00000000">
        <w:rPr>
          <w:rFonts w:ascii="Consolas" w:cs="Consolas" w:eastAsia="Consolas" w:hAnsi="Consolas"/>
          <w:color w:val="a31515"/>
          <w:sz w:val="21"/>
          <w:szCs w:val="21"/>
          <w:rtl w:val="0"/>
        </w:rPr>
        <w:t xml:space="preserve">"F"</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2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24">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2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studentName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w:t>
      </w:r>
      <w:r w:rsidDel="00000000" w:rsidR="00000000" w:rsidRPr="00000000">
        <w:rPr>
          <w:rFonts w:ascii="Consolas" w:cs="Consolas" w:eastAsia="Consolas" w:hAnsi="Consolas"/>
          <w:color w:val="000000"/>
          <w:sz w:val="21"/>
          <w:szCs w:val="21"/>
          <w:rtl w:val="0"/>
        </w:rPr>
        <w:t xml:space="preserve">(name);</w:t>
      </w:r>
    </w:p>
    <w:p w:rsidR="00000000" w:rsidDel="00000000" w:rsidP="00000000" w:rsidRDefault="00000000" w:rsidRPr="00000000" w14:paraId="0000032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grade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w:t>
      </w:r>
      <w:r w:rsidDel="00000000" w:rsidR="00000000" w:rsidRPr="00000000">
        <w:rPr>
          <w:rFonts w:ascii="Consolas" w:cs="Consolas" w:eastAsia="Consolas" w:hAnsi="Consolas"/>
          <w:color w:val="000000"/>
          <w:sz w:val="21"/>
          <w:szCs w:val="21"/>
          <w:rtl w:val="0"/>
        </w:rPr>
        <w:t xml:space="preserve">(gradeLetter);</w:t>
      </w:r>
    </w:p>
    <w:p w:rsidR="00000000" w:rsidDel="00000000" w:rsidP="00000000" w:rsidRDefault="00000000" w:rsidRPr="00000000" w14:paraId="0000032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write</w:t>
      </w:r>
      <w:r w:rsidDel="00000000" w:rsidR="00000000" w:rsidRPr="00000000">
        <w:rPr>
          <w:rFonts w:ascii="Consolas" w:cs="Consolas" w:eastAsia="Consolas" w:hAnsi="Consolas"/>
          <w:color w:val="000000"/>
          <w:sz w:val="21"/>
          <w:szCs w:val="21"/>
          <w:rtl w:val="0"/>
        </w:rPr>
        <w:t xml:space="preserve">(studentName, grade);</w:t>
      </w:r>
    </w:p>
    <w:p w:rsidR="00000000" w:rsidDel="00000000" w:rsidP="00000000" w:rsidRDefault="00000000" w:rsidRPr="00000000" w14:paraId="00000328">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2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catch</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NumberFormatException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2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err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println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"Skipping invalid record: "</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value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toString</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2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2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2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2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2F">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3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GradeReducer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Reducer</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&gt; {</w:t>
      </w:r>
    </w:p>
    <w:p w:rsidR="00000000" w:rsidDel="00000000" w:rsidP="00000000" w:rsidRDefault="00000000" w:rsidRPr="00000000" w14:paraId="0000033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reduce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key</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Iterable</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&gt; </w:t>
      </w:r>
      <w:r w:rsidDel="00000000" w:rsidR="00000000" w:rsidRPr="00000000">
        <w:rPr>
          <w:rFonts w:ascii="Consolas" w:cs="Consolas" w:eastAsia="Consolas" w:hAnsi="Consolas"/>
          <w:color w:val="001080"/>
          <w:sz w:val="21"/>
          <w:szCs w:val="21"/>
          <w:rtl w:val="0"/>
        </w:rPr>
        <w:t xml:space="preserve">values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IOException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InterruptedException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3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val</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000000"/>
          <w:sz w:val="21"/>
          <w:szCs w:val="21"/>
          <w:rtl w:val="0"/>
        </w:rPr>
        <w:t xml:space="preserve"> values) {</w:t>
      </w:r>
    </w:p>
    <w:p w:rsidR="00000000" w:rsidDel="00000000" w:rsidP="00000000" w:rsidRDefault="00000000" w:rsidRPr="00000000" w14:paraId="0000033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write</w:t>
      </w:r>
      <w:r w:rsidDel="00000000" w:rsidR="00000000" w:rsidRPr="00000000">
        <w:rPr>
          <w:rFonts w:ascii="Consolas" w:cs="Consolas" w:eastAsia="Consolas" w:hAnsi="Consolas"/>
          <w:color w:val="000000"/>
          <w:sz w:val="21"/>
          <w:szCs w:val="21"/>
          <w:rtl w:val="0"/>
        </w:rPr>
        <w:t xml:space="preserve">(key, val); </w:t>
      </w:r>
      <w:r w:rsidDel="00000000" w:rsidR="00000000" w:rsidRPr="00000000">
        <w:rPr>
          <w:rFonts w:ascii="Consolas" w:cs="Consolas" w:eastAsia="Consolas" w:hAnsi="Consolas"/>
          <w:color w:val="008000"/>
          <w:sz w:val="21"/>
          <w:szCs w:val="21"/>
          <w:rtl w:val="0"/>
        </w:rPr>
        <w:t xml:space="preserve">// Output (StudentName -&gt; Grade)</w:t>
      </w:r>
      <w:r w:rsidDel="00000000" w:rsidR="00000000" w:rsidRPr="00000000">
        <w:rPr>
          <w:rtl w:val="0"/>
        </w:rPr>
      </w:r>
    </w:p>
    <w:p w:rsidR="00000000" w:rsidDel="00000000" w:rsidP="00000000" w:rsidRDefault="00000000" w:rsidRPr="00000000" w14:paraId="0000033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3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3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37">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3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main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args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Exception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3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Configuration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conf</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Configuration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3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Job</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getInstance</w:t>
      </w:r>
      <w:r w:rsidDel="00000000" w:rsidR="00000000" w:rsidRPr="00000000">
        <w:rPr>
          <w:rFonts w:ascii="Consolas" w:cs="Consolas" w:eastAsia="Consolas" w:hAnsi="Consolas"/>
          <w:color w:val="000000"/>
          <w:sz w:val="21"/>
          <w:szCs w:val="21"/>
          <w:rtl w:val="0"/>
        </w:rPr>
        <w:t xml:space="preserve">(conf, </w:t>
      </w:r>
      <w:r w:rsidDel="00000000" w:rsidR="00000000" w:rsidRPr="00000000">
        <w:rPr>
          <w:rFonts w:ascii="Consolas" w:cs="Consolas" w:eastAsia="Consolas" w:hAnsi="Consolas"/>
          <w:color w:val="a31515"/>
          <w:sz w:val="21"/>
          <w:szCs w:val="21"/>
          <w:rtl w:val="0"/>
        </w:rPr>
        <w:t xml:space="preserve">"Student Grades Calculation"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3B">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3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setJarByClass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StudentGrades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3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setMapperClass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GradeMapper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3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setReducerClass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GradeReducer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3F">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4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setOutputKeyClass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4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setOutputValueClass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42">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4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FileInputFormat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addInputPath</w:t>
      </w:r>
      <w:r w:rsidDel="00000000" w:rsidR="00000000" w:rsidRPr="00000000">
        <w:rPr>
          <w:rFonts w:ascii="Consolas" w:cs="Consolas" w:eastAsia="Consolas" w:hAnsi="Consolas"/>
          <w:color w:val="000000"/>
          <w:sz w:val="21"/>
          <w:szCs w:val="21"/>
          <w:rtl w:val="0"/>
        </w:rPr>
        <w:t xml:space="preserve">(job,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Path</w:t>
      </w:r>
      <w:r w:rsidDel="00000000" w:rsidR="00000000" w:rsidRPr="00000000">
        <w:rPr>
          <w:rFonts w:ascii="Consolas" w:cs="Consolas" w:eastAsia="Consolas" w:hAnsi="Consolas"/>
          <w:color w:val="000000"/>
          <w:sz w:val="21"/>
          <w:szCs w:val="21"/>
          <w:rtl w:val="0"/>
        </w:rPr>
        <w:t xml:space="preserve">(args[</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4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FileOutputFormat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setOutputPath</w:t>
      </w:r>
      <w:r w:rsidDel="00000000" w:rsidR="00000000" w:rsidRPr="00000000">
        <w:rPr>
          <w:rFonts w:ascii="Consolas" w:cs="Consolas" w:eastAsia="Consolas" w:hAnsi="Consolas"/>
          <w:color w:val="000000"/>
          <w:sz w:val="21"/>
          <w:szCs w:val="21"/>
          <w:rtl w:val="0"/>
        </w:rPr>
        <w:t xml:space="preserve">(job,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Path</w:t>
      </w:r>
      <w:r w:rsidDel="00000000" w:rsidR="00000000" w:rsidRPr="00000000">
        <w:rPr>
          <w:rFonts w:ascii="Consolas" w:cs="Consolas" w:eastAsia="Consolas" w:hAnsi="Consolas"/>
          <w:color w:val="000000"/>
          <w:sz w:val="21"/>
          <w:szCs w:val="21"/>
          <w:rtl w:val="0"/>
        </w:rPr>
        <w:t xml:space="preserve">(args[</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45">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4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exit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waitForCompletion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4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34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349">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br w:type="page"/>
      </w:r>
      <w:r w:rsidDel="00000000" w:rsidR="00000000" w:rsidRPr="00000000">
        <w:rPr>
          <w:rtl w:val="0"/>
        </w:rPr>
      </w:r>
    </w:p>
    <w:p w:rsidR="00000000" w:rsidDel="00000000" w:rsidP="00000000" w:rsidRDefault="00000000" w:rsidRPr="00000000" w14:paraId="0000034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34D">
      <w:pPr>
        <w:jc w:val="center"/>
        <w:rPr/>
      </w:pPr>
      <w:r w:rsidDel="00000000" w:rsidR="00000000" w:rsidRPr="00000000">
        <w:rPr/>
        <w:drawing>
          <wp:inline distB="0" distT="0" distL="0" distR="0">
            <wp:extent cx="5328000" cy="1073156"/>
            <wp:effectExtent b="0" l="0" r="0" t="0"/>
            <wp:docPr id="2126535758"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328000" cy="1073156"/>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jc w:val="center"/>
        <w:rPr/>
      </w:pPr>
      <w:r w:rsidDel="00000000" w:rsidR="00000000" w:rsidRPr="00000000">
        <w:rPr>
          <w:rtl w:val="0"/>
        </w:rPr>
      </w:r>
    </w:p>
    <w:p w:rsidR="00000000" w:rsidDel="00000000" w:rsidP="00000000" w:rsidRDefault="00000000" w:rsidRPr="00000000" w14:paraId="0000034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350">
      <w:pPr>
        <w:rPr/>
      </w:pPr>
      <w:r w:rsidDel="00000000" w:rsidR="00000000" w:rsidRPr="00000000">
        <w:rPr/>
        <w:drawing>
          <wp:inline distB="0" distT="0" distL="0" distR="0">
            <wp:extent cx="5328000" cy="3215335"/>
            <wp:effectExtent b="0" l="0" r="0" t="0"/>
            <wp:docPr id="2126535759"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5328000" cy="3215335"/>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353">
      <w:pPr>
        <w:rPr/>
      </w:pPr>
      <w:r w:rsidDel="00000000" w:rsidR="00000000" w:rsidRPr="00000000">
        <w:rPr/>
        <w:drawing>
          <wp:inline distB="0" distT="0" distL="0" distR="0">
            <wp:extent cx="5328000" cy="960409"/>
            <wp:effectExtent b="0" l="0" r="0" t="0"/>
            <wp:docPr id="2126535760"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5328000" cy="960409"/>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rPr/>
      </w:pPr>
      <w:r w:rsidDel="00000000" w:rsidR="00000000" w:rsidRPr="00000000">
        <w:br w:type="page"/>
      </w:r>
      <w:r w:rsidDel="00000000" w:rsidR="00000000" w:rsidRPr="00000000">
        <w:rPr>
          <w:rtl w:val="0"/>
        </w:rPr>
      </w:r>
    </w:p>
    <w:p w:rsidR="00000000" w:rsidDel="00000000" w:rsidP="00000000" w:rsidRDefault="00000000" w:rsidRPr="00000000" w14:paraId="0000035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356">
      <w:pPr>
        <w:rPr/>
      </w:pPr>
      <w:r w:rsidDel="00000000" w:rsidR="00000000" w:rsidRPr="00000000">
        <w:rPr/>
        <w:drawing>
          <wp:inline distB="0" distT="0" distL="0" distR="0">
            <wp:extent cx="5328000" cy="1749634"/>
            <wp:effectExtent b="0" l="0" r="0" t="0"/>
            <wp:docPr id="2126535761" name="image48.png"/>
            <a:graphic>
              <a:graphicData uri="http://schemas.openxmlformats.org/drawingml/2006/picture">
                <pic:pic>
                  <pic:nvPicPr>
                    <pic:cNvPr id="0" name="image48.png"/>
                    <pic:cNvPicPr preferRelativeResize="0"/>
                  </pic:nvPicPr>
                  <pic:blipFill>
                    <a:blip r:embed="rId46"/>
                    <a:srcRect b="0" l="0" r="0" t="0"/>
                    <a:stretch>
                      <a:fillRect/>
                    </a:stretch>
                  </pic:blipFill>
                  <pic:spPr>
                    <a:xfrm>
                      <a:off x="0" y="0"/>
                      <a:ext cx="5328000" cy="1749634"/>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359">
      <w:pPr>
        <w:rPr/>
      </w:pPr>
      <w:r w:rsidDel="00000000" w:rsidR="00000000" w:rsidRPr="00000000">
        <w:rPr/>
        <w:drawing>
          <wp:inline distB="0" distT="0" distL="0" distR="0">
            <wp:extent cx="5328000" cy="1073156"/>
            <wp:effectExtent b="0" l="0" r="0" t="0"/>
            <wp:docPr id="2126535762"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5328000" cy="1073156"/>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35C">
      <w:pPr>
        <w:spacing w:after="240" w:lineRule="auto"/>
        <w:rPr/>
      </w:pPr>
      <w:r w:rsidDel="00000000" w:rsidR="00000000" w:rsidRPr="00000000">
        <w:rPr/>
        <w:drawing>
          <wp:inline distB="0" distT="0" distL="0" distR="0">
            <wp:extent cx="5328000" cy="1524141"/>
            <wp:effectExtent b="0" l="0" r="0" t="0"/>
            <wp:docPr id="2126535733"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328000" cy="1524141"/>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35E">
      <w:pPr>
        <w:spacing w:after="240" w:lineRule="auto"/>
        <w:rPr/>
      </w:pPr>
      <w:r w:rsidDel="00000000" w:rsidR="00000000" w:rsidRPr="00000000">
        <w:rPr/>
        <w:drawing>
          <wp:inline distB="0" distT="0" distL="0" distR="0">
            <wp:extent cx="5328000" cy="960409"/>
            <wp:effectExtent b="0" l="0" r="0" t="0"/>
            <wp:docPr id="2126535734"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328000" cy="960409"/>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spacing w:after="240" w:lineRule="auto"/>
        <w:rPr/>
      </w:pPr>
      <w:r w:rsidDel="00000000" w:rsidR="00000000" w:rsidRPr="00000000">
        <w:rPr>
          <w:rtl w:val="0"/>
        </w:rPr>
      </w:r>
    </w:p>
    <w:p w:rsidR="00000000" w:rsidDel="00000000" w:rsidP="00000000" w:rsidRDefault="00000000" w:rsidRPr="00000000" w14:paraId="0000036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361">
      <w:pPr>
        <w:rPr/>
      </w:pPr>
      <w:r w:rsidDel="00000000" w:rsidR="00000000" w:rsidRPr="00000000">
        <w:rPr/>
        <w:drawing>
          <wp:inline distB="0" distT="0" distL="0" distR="0">
            <wp:extent cx="5328000" cy="3891813"/>
            <wp:effectExtent b="0" l="0" r="0" t="0"/>
            <wp:docPr id="2126535735"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5328000" cy="3891813"/>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364">
      <w:pPr>
        <w:rPr/>
      </w:pPr>
      <w:r w:rsidDel="00000000" w:rsidR="00000000" w:rsidRPr="00000000">
        <w:rPr/>
        <w:drawing>
          <wp:inline distB="0" distT="0" distL="0" distR="0">
            <wp:extent cx="5328000" cy="1411395"/>
            <wp:effectExtent b="0" l="0" r="0" t="0"/>
            <wp:docPr id="2126535736"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5328000" cy="1411395"/>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pStyle w:val="Heading3"/>
        <w:rPr/>
      </w:pPr>
      <w:r w:rsidDel="00000000" w:rsidR="00000000" w:rsidRPr="00000000">
        <w:rPr>
          <w:rtl w:val="0"/>
        </w:rPr>
        <w:t xml:space="preserve">Learning Outcomes:</w:t>
      </w:r>
    </w:p>
    <w:tbl>
      <w:tblPr>
        <w:tblStyle w:val="Table9"/>
        <w:tblW w:w="9016.0" w:type="dxa"/>
        <w:jc w:val="left"/>
        <w:tblBorders>
          <w:top w:color="000000" w:space="0" w:sz="0" w:val="nil"/>
          <w:left w:color="000000" w:space="0" w:sz="0" w:val="nil"/>
          <w:bottom w:color="000000" w:space="0" w:sz="0" w:val="nil"/>
          <w:right w:color="000000" w:space="0" w:sz="0" w:val="nil"/>
          <w:insideH w:color="000000" w:space="0" w:sz="4" w:val="dotted"/>
          <w:insideV w:color="000000" w:space="0" w:sz="0" w:val="nil"/>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367">
            <w:pPr>
              <w:rPr/>
            </w:pPr>
            <w:r w:rsidDel="00000000" w:rsidR="00000000" w:rsidRPr="00000000">
              <w:rPr>
                <w:rtl w:val="0"/>
              </w:rPr>
            </w:r>
          </w:p>
        </w:tc>
      </w:tr>
      <w:tr>
        <w:trPr>
          <w:cantSplit w:val="0"/>
          <w:tblHeader w:val="0"/>
        </w:trPr>
        <w:tc>
          <w:tcPr/>
          <w:p w:rsidR="00000000" w:rsidDel="00000000" w:rsidP="00000000" w:rsidRDefault="00000000" w:rsidRPr="00000000" w14:paraId="00000368">
            <w:pPr>
              <w:rPr/>
            </w:pPr>
            <w:r w:rsidDel="00000000" w:rsidR="00000000" w:rsidRPr="00000000">
              <w:rPr>
                <w:rtl w:val="0"/>
              </w:rPr>
            </w:r>
          </w:p>
        </w:tc>
      </w:tr>
      <w:tr>
        <w:trPr>
          <w:cantSplit w:val="0"/>
          <w:tblHeader w:val="0"/>
        </w:trPr>
        <w:tc>
          <w:tcPr/>
          <w:p w:rsidR="00000000" w:rsidDel="00000000" w:rsidP="00000000" w:rsidRDefault="00000000" w:rsidRPr="00000000" w14:paraId="00000369">
            <w:pPr>
              <w:rPr/>
            </w:pPr>
            <w:r w:rsidDel="00000000" w:rsidR="00000000" w:rsidRPr="00000000">
              <w:rPr>
                <w:rtl w:val="0"/>
              </w:rPr>
            </w:r>
          </w:p>
        </w:tc>
      </w:tr>
      <w:tr>
        <w:trPr>
          <w:cantSplit w:val="0"/>
          <w:tblHeader w:val="0"/>
        </w:trPr>
        <w:tc>
          <w:tcPr/>
          <w:p w:rsidR="00000000" w:rsidDel="00000000" w:rsidP="00000000" w:rsidRDefault="00000000" w:rsidRPr="00000000" w14:paraId="0000036A">
            <w:pPr>
              <w:rPr/>
            </w:pPr>
            <w:r w:rsidDel="00000000" w:rsidR="00000000" w:rsidRPr="00000000">
              <w:rPr>
                <w:rtl w:val="0"/>
              </w:rPr>
            </w:r>
          </w:p>
        </w:tc>
      </w:tr>
      <w:tr>
        <w:trPr>
          <w:cantSplit w:val="0"/>
          <w:tblHeader w:val="0"/>
        </w:trPr>
        <w:tc>
          <w:tcPr/>
          <w:p w:rsidR="00000000" w:rsidDel="00000000" w:rsidP="00000000" w:rsidRDefault="00000000" w:rsidRPr="00000000" w14:paraId="0000036B">
            <w:pPr>
              <w:rPr/>
            </w:pPr>
            <w:r w:rsidDel="00000000" w:rsidR="00000000" w:rsidRPr="00000000">
              <w:rPr>
                <w:rtl w:val="0"/>
              </w:rPr>
            </w:r>
          </w:p>
        </w:tc>
      </w:tr>
      <w:tr>
        <w:trPr>
          <w:cantSplit w:val="0"/>
          <w:tblHeader w:val="0"/>
        </w:trPr>
        <w:tc>
          <w:tcPr/>
          <w:p w:rsidR="00000000" w:rsidDel="00000000" w:rsidP="00000000" w:rsidRDefault="00000000" w:rsidRPr="00000000" w14:paraId="0000036C">
            <w:pPr>
              <w:rPr/>
            </w:pPr>
            <w:r w:rsidDel="00000000" w:rsidR="00000000" w:rsidRPr="00000000">
              <w:rPr>
                <w:rtl w:val="0"/>
              </w:rPr>
            </w:r>
          </w:p>
        </w:tc>
      </w:tr>
    </w:tbl>
    <w:p w:rsidR="00000000" w:rsidDel="00000000" w:rsidP="00000000" w:rsidRDefault="00000000" w:rsidRPr="00000000" w14:paraId="0000036D">
      <w:pPr>
        <w:rPr/>
      </w:pPr>
      <w:r w:rsidDel="00000000" w:rsidR="00000000" w:rsidRPr="00000000">
        <w:br w:type="page"/>
      </w:r>
      <w:r w:rsidDel="00000000" w:rsidR="00000000" w:rsidRPr="00000000">
        <w:rPr>
          <w:rtl w:val="0"/>
        </w:rPr>
      </w:r>
    </w:p>
    <w:p w:rsidR="00000000" w:rsidDel="00000000" w:rsidP="00000000" w:rsidRDefault="00000000" w:rsidRPr="00000000" w14:paraId="0000036E">
      <w:pPr>
        <w:pStyle w:val="Heading1"/>
        <w:rPr/>
      </w:pPr>
      <w:r w:rsidDel="00000000" w:rsidR="00000000" w:rsidRPr="00000000">
        <w:rPr>
          <w:rtl w:val="0"/>
        </w:rPr>
        <w:t xml:space="preserve">Experiment 5</w:t>
      </w:r>
    </w:p>
    <w:p w:rsidR="00000000" w:rsidDel="00000000" w:rsidP="00000000" w:rsidRDefault="00000000" w:rsidRPr="00000000" w14:paraId="0000036F">
      <w:pPr>
        <w:pStyle w:val="Heading2"/>
        <w:rPr/>
      </w:pPr>
      <w:r w:rsidDel="00000000" w:rsidR="00000000" w:rsidRPr="00000000">
        <w:rPr>
          <w:rtl w:val="0"/>
        </w:rPr>
        <w:t xml:space="preserve">Experiment 5: Develop a map reduce program to implement matrix multiplication.</w:t>
      </w:r>
    </w:p>
    <w:p w:rsidR="00000000" w:rsidDel="00000000" w:rsidP="00000000" w:rsidRDefault="00000000" w:rsidRPr="00000000" w14:paraId="00000370">
      <w:pPr>
        <w:pStyle w:val="Heading3"/>
        <w:rPr/>
      </w:pPr>
      <w:r w:rsidDel="00000000" w:rsidR="00000000" w:rsidRPr="00000000">
        <w:rPr>
          <w:rtl w:val="0"/>
        </w:rPr>
        <w:t xml:space="preserve">Theory:</w:t>
      </w:r>
    </w:p>
    <w:tbl>
      <w:tblPr>
        <w:tblStyle w:val="Table10"/>
        <w:tblW w:w="9016.0" w:type="dxa"/>
        <w:jc w:val="left"/>
        <w:tblBorders>
          <w:top w:color="000000" w:space="0" w:sz="0" w:val="nil"/>
          <w:left w:color="000000" w:space="0" w:sz="0" w:val="nil"/>
          <w:bottom w:color="000000" w:space="0" w:sz="0" w:val="nil"/>
          <w:right w:color="000000" w:space="0" w:sz="0" w:val="nil"/>
          <w:insideH w:color="000000" w:space="0" w:sz="4" w:val="dotted"/>
          <w:insideV w:color="000000" w:space="0" w:sz="0" w:val="nil"/>
        </w:tblBorders>
        <w:tblLayout w:type="fixed"/>
        <w:tblLook w:val="0400"/>
      </w:tblPr>
      <w:tblGrid>
        <w:gridCol w:w="9016"/>
        <w:tblGridChange w:id="0">
          <w:tblGrid>
            <w:gridCol w:w="9016"/>
          </w:tblGrid>
        </w:tblGridChange>
      </w:tblGrid>
      <w:tr>
        <w:trPr>
          <w:cantSplit w:val="0"/>
          <w:trHeight w:val="454" w:hRule="atLeast"/>
          <w:tblHeader w:val="0"/>
        </w:trPr>
        <w:tc>
          <w:tcPr>
            <w:tcBorders>
              <w:top w:color="000000" w:space="0" w:sz="4" w:val="dotted"/>
              <w:bottom w:color="000000" w:space="0" w:sz="4" w:val="dotted"/>
            </w:tcBorders>
          </w:tcPr>
          <w:p w:rsidR="00000000" w:rsidDel="00000000" w:rsidP="00000000" w:rsidRDefault="00000000" w:rsidRPr="00000000" w14:paraId="00000371">
            <w:pPr>
              <w:rPr/>
            </w:pPr>
            <w:r w:rsidDel="00000000" w:rsidR="00000000" w:rsidRPr="00000000">
              <w:rPr>
                <w:rtl w:val="0"/>
              </w:rPr>
            </w:r>
          </w:p>
        </w:tc>
      </w:tr>
      <w:tr>
        <w:trPr>
          <w:cantSplit w:val="0"/>
          <w:trHeight w:val="454" w:hRule="atLeast"/>
          <w:tblHeader w:val="0"/>
        </w:trPr>
        <w:tc>
          <w:tcPr>
            <w:tcBorders>
              <w:top w:color="000000" w:space="0" w:sz="4" w:val="dotted"/>
            </w:tcBorders>
          </w:tcPr>
          <w:p w:rsidR="00000000" w:rsidDel="00000000" w:rsidP="00000000" w:rsidRDefault="00000000" w:rsidRPr="00000000" w14:paraId="00000372">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373">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374">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375">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376">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377">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378">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379">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37A">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37B">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37C">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37D">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37E">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37F">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380">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381">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382">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383">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384">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385">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386">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387">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388">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389">
            <w:pPr>
              <w:rPr/>
            </w:pPr>
            <w:r w:rsidDel="00000000" w:rsidR="00000000" w:rsidRPr="00000000">
              <w:rPr>
                <w:rtl w:val="0"/>
              </w:rPr>
            </w:r>
          </w:p>
        </w:tc>
      </w:tr>
    </w:tbl>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pStyle w:val="Heading3"/>
        <w:spacing w:after="0" w:lineRule="auto"/>
        <w:rPr/>
      </w:pPr>
      <w:r w:rsidDel="00000000" w:rsidR="00000000" w:rsidRPr="00000000">
        <w:rPr>
          <w:rtl w:val="0"/>
        </w:rPr>
        <w:t xml:space="preserve">Code:</w:t>
      </w:r>
    </w:p>
    <w:p w:rsidR="00000000" w:rsidDel="00000000" w:rsidP="00000000" w:rsidRDefault="00000000" w:rsidRPr="00000000" w14:paraId="0000038C">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import</w:t>
      </w:r>
      <w:r w:rsidDel="00000000" w:rsidR="00000000" w:rsidRPr="00000000">
        <w:rPr>
          <w:rFonts w:ascii="Consolas" w:cs="Consolas" w:eastAsia="Consolas" w:hAnsi="Consolas"/>
          <w:color w:val="000000"/>
          <w:sz w:val="20"/>
          <w:szCs w:val="20"/>
          <w:rtl w:val="0"/>
        </w:rPr>
        <w:t xml:space="preserve"> java.io.IOException;</w:t>
      </w:r>
    </w:p>
    <w:p w:rsidR="00000000" w:rsidDel="00000000" w:rsidP="00000000" w:rsidRDefault="00000000" w:rsidRPr="00000000" w14:paraId="0000038D">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import</w:t>
      </w:r>
      <w:r w:rsidDel="00000000" w:rsidR="00000000" w:rsidRPr="00000000">
        <w:rPr>
          <w:rFonts w:ascii="Consolas" w:cs="Consolas" w:eastAsia="Consolas" w:hAnsi="Consolas"/>
          <w:color w:val="000000"/>
          <w:sz w:val="20"/>
          <w:szCs w:val="20"/>
          <w:rtl w:val="0"/>
        </w:rPr>
        <w:t xml:space="preserve"> org.apache.hadoop.conf.Configuration;</w:t>
      </w:r>
    </w:p>
    <w:p w:rsidR="00000000" w:rsidDel="00000000" w:rsidP="00000000" w:rsidRDefault="00000000" w:rsidRPr="00000000" w14:paraId="0000038E">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import</w:t>
      </w:r>
      <w:r w:rsidDel="00000000" w:rsidR="00000000" w:rsidRPr="00000000">
        <w:rPr>
          <w:rFonts w:ascii="Consolas" w:cs="Consolas" w:eastAsia="Consolas" w:hAnsi="Consolas"/>
          <w:color w:val="000000"/>
          <w:sz w:val="20"/>
          <w:szCs w:val="20"/>
          <w:rtl w:val="0"/>
        </w:rPr>
        <w:t xml:space="preserve"> org.apache.hadoop.fs.Path;</w:t>
      </w:r>
    </w:p>
    <w:p w:rsidR="00000000" w:rsidDel="00000000" w:rsidP="00000000" w:rsidRDefault="00000000" w:rsidRPr="00000000" w14:paraId="0000038F">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import</w:t>
      </w:r>
      <w:r w:rsidDel="00000000" w:rsidR="00000000" w:rsidRPr="00000000">
        <w:rPr>
          <w:rFonts w:ascii="Consolas" w:cs="Consolas" w:eastAsia="Consolas" w:hAnsi="Consolas"/>
          <w:color w:val="000000"/>
          <w:sz w:val="20"/>
          <w:szCs w:val="20"/>
          <w:rtl w:val="0"/>
        </w:rPr>
        <w:t xml:space="preserve"> org.apache.hadoop.io.Text;</w:t>
      </w:r>
    </w:p>
    <w:p w:rsidR="00000000" w:rsidDel="00000000" w:rsidP="00000000" w:rsidRDefault="00000000" w:rsidRPr="00000000" w14:paraId="00000390">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import</w:t>
      </w:r>
      <w:r w:rsidDel="00000000" w:rsidR="00000000" w:rsidRPr="00000000">
        <w:rPr>
          <w:rFonts w:ascii="Consolas" w:cs="Consolas" w:eastAsia="Consolas" w:hAnsi="Consolas"/>
          <w:color w:val="000000"/>
          <w:sz w:val="20"/>
          <w:szCs w:val="20"/>
          <w:rtl w:val="0"/>
        </w:rPr>
        <w:t xml:space="preserve"> org.apache.hadoop.io.DoubleWritable;</w:t>
      </w:r>
    </w:p>
    <w:p w:rsidR="00000000" w:rsidDel="00000000" w:rsidP="00000000" w:rsidRDefault="00000000" w:rsidRPr="00000000" w14:paraId="00000391">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import</w:t>
      </w:r>
      <w:r w:rsidDel="00000000" w:rsidR="00000000" w:rsidRPr="00000000">
        <w:rPr>
          <w:rFonts w:ascii="Consolas" w:cs="Consolas" w:eastAsia="Consolas" w:hAnsi="Consolas"/>
          <w:color w:val="000000"/>
          <w:sz w:val="20"/>
          <w:szCs w:val="20"/>
          <w:rtl w:val="0"/>
        </w:rPr>
        <w:t xml:space="preserve"> org.apache.hadoop.mapreduce.Job;</w:t>
      </w:r>
    </w:p>
    <w:p w:rsidR="00000000" w:rsidDel="00000000" w:rsidP="00000000" w:rsidRDefault="00000000" w:rsidRPr="00000000" w14:paraId="00000392">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import</w:t>
      </w:r>
      <w:r w:rsidDel="00000000" w:rsidR="00000000" w:rsidRPr="00000000">
        <w:rPr>
          <w:rFonts w:ascii="Consolas" w:cs="Consolas" w:eastAsia="Consolas" w:hAnsi="Consolas"/>
          <w:color w:val="000000"/>
          <w:sz w:val="20"/>
          <w:szCs w:val="20"/>
          <w:rtl w:val="0"/>
        </w:rPr>
        <w:t xml:space="preserve"> org.apache.hadoop.mapreduce.Mapper;</w:t>
      </w:r>
    </w:p>
    <w:p w:rsidR="00000000" w:rsidDel="00000000" w:rsidP="00000000" w:rsidRDefault="00000000" w:rsidRPr="00000000" w14:paraId="00000393">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import</w:t>
      </w:r>
      <w:r w:rsidDel="00000000" w:rsidR="00000000" w:rsidRPr="00000000">
        <w:rPr>
          <w:rFonts w:ascii="Consolas" w:cs="Consolas" w:eastAsia="Consolas" w:hAnsi="Consolas"/>
          <w:color w:val="000000"/>
          <w:sz w:val="20"/>
          <w:szCs w:val="20"/>
          <w:rtl w:val="0"/>
        </w:rPr>
        <w:t xml:space="preserve"> org.apache.hadoop.mapreduce.Reducer;</w:t>
      </w:r>
    </w:p>
    <w:p w:rsidR="00000000" w:rsidDel="00000000" w:rsidP="00000000" w:rsidRDefault="00000000" w:rsidRPr="00000000" w14:paraId="00000394">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import</w:t>
      </w:r>
      <w:r w:rsidDel="00000000" w:rsidR="00000000" w:rsidRPr="00000000">
        <w:rPr>
          <w:rFonts w:ascii="Consolas" w:cs="Consolas" w:eastAsia="Consolas" w:hAnsi="Consolas"/>
          <w:color w:val="000000"/>
          <w:sz w:val="20"/>
          <w:szCs w:val="20"/>
          <w:rtl w:val="0"/>
        </w:rPr>
        <w:t xml:space="preserve"> org.apache.hadoop.mapreduce.lib.input.FileInputFormat;</w:t>
      </w:r>
    </w:p>
    <w:p w:rsidR="00000000" w:rsidDel="00000000" w:rsidP="00000000" w:rsidRDefault="00000000" w:rsidRPr="00000000" w14:paraId="00000395">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import</w:t>
      </w:r>
      <w:r w:rsidDel="00000000" w:rsidR="00000000" w:rsidRPr="00000000">
        <w:rPr>
          <w:rFonts w:ascii="Consolas" w:cs="Consolas" w:eastAsia="Consolas" w:hAnsi="Consolas"/>
          <w:color w:val="000000"/>
          <w:sz w:val="20"/>
          <w:szCs w:val="20"/>
          <w:rtl w:val="0"/>
        </w:rPr>
        <w:t xml:space="preserve"> org.apache.hadoop.mapreduce.lib.input.TextInputFormat;</w:t>
      </w:r>
    </w:p>
    <w:p w:rsidR="00000000" w:rsidDel="00000000" w:rsidP="00000000" w:rsidRDefault="00000000" w:rsidRPr="00000000" w14:paraId="00000396">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import</w:t>
      </w:r>
      <w:r w:rsidDel="00000000" w:rsidR="00000000" w:rsidRPr="00000000">
        <w:rPr>
          <w:rFonts w:ascii="Consolas" w:cs="Consolas" w:eastAsia="Consolas" w:hAnsi="Consolas"/>
          <w:color w:val="000000"/>
          <w:sz w:val="20"/>
          <w:szCs w:val="20"/>
          <w:rtl w:val="0"/>
        </w:rPr>
        <w:t xml:space="preserve"> org.apache.hadoop.mapreduce.lib.output.FileOutputFormat;</w:t>
      </w:r>
    </w:p>
    <w:p w:rsidR="00000000" w:rsidDel="00000000" w:rsidP="00000000" w:rsidRDefault="00000000" w:rsidRPr="00000000" w14:paraId="00000397">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import</w:t>
      </w:r>
      <w:r w:rsidDel="00000000" w:rsidR="00000000" w:rsidRPr="00000000">
        <w:rPr>
          <w:rFonts w:ascii="Consolas" w:cs="Consolas" w:eastAsia="Consolas" w:hAnsi="Consolas"/>
          <w:color w:val="000000"/>
          <w:sz w:val="20"/>
          <w:szCs w:val="20"/>
          <w:rtl w:val="0"/>
        </w:rPr>
        <w:t xml:space="preserve"> org.apache.hadoop.mapreduce.lib.input.FileSplit;</w:t>
      </w:r>
    </w:p>
    <w:p w:rsidR="00000000" w:rsidDel="00000000" w:rsidP="00000000" w:rsidRDefault="00000000" w:rsidRPr="00000000" w14:paraId="00000398">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java.util.HashMap;</w:t>
      </w:r>
    </w:p>
    <w:p w:rsidR="00000000" w:rsidDel="00000000" w:rsidP="00000000" w:rsidRDefault="00000000" w:rsidRPr="00000000" w14:paraId="00000399">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import</w:t>
      </w:r>
      <w:r w:rsidDel="00000000" w:rsidR="00000000" w:rsidRPr="00000000">
        <w:rPr>
          <w:rFonts w:ascii="Consolas" w:cs="Consolas" w:eastAsia="Consolas" w:hAnsi="Consolas"/>
          <w:color w:val="000000"/>
          <w:sz w:val="20"/>
          <w:szCs w:val="20"/>
          <w:rtl w:val="0"/>
        </w:rPr>
        <w:t xml:space="preserve"> java.util.Map;</w:t>
      </w:r>
    </w:p>
    <w:p w:rsidR="00000000" w:rsidDel="00000000" w:rsidP="00000000" w:rsidRDefault="00000000" w:rsidRPr="00000000" w14:paraId="0000039A">
      <w:pPr>
        <w:shd w:fill="ffffff" w:val="clear"/>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39B">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ff"/>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MatrixMultiplication</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39C">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MatrixMapper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extends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Mapper</w:t>
      </w:r>
      <w:r w:rsidDel="00000000" w:rsidR="00000000" w:rsidRPr="00000000">
        <w:rPr>
          <w:rFonts w:ascii="Consolas" w:cs="Consolas" w:eastAsia="Consolas" w:hAnsi="Consolas"/>
          <w:color w:val="000000"/>
          <w:sz w:val="20"/>
          <w:szCs w:val="20"/>
          <w:rtl w:val="0"/>
        </w:rPr>
        <w:t xml:space="preserve">&lt;</w:t>
      </w:r>
      <w:r w:rsidDel="00000000" w:rsidR="00000000" w:rsidRPr="00000000">
        <w:rPr>
          <w:rFonts w:ascii="Consolas" w:cs="Consolas" w:eastAsia="Consolas" w:hAnsi="Consolas"/>
          <w:color w:val="267f99"/>
          <w:sz w:val="20"/>
          <w:szCs w:val="20"/>
          <w:rtl w:val="0"/>
        </w:rPr>
        <w:t xml:space="preserve">Object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Text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Text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Text</w:t>
      </w:r>
      <w:r w:rsidDel="00000000" w:rsidR="00000000" w:rsidRPr="00000000">
        <w:rPr>
          <w:rFonts w:ascii="Consolas" w:cs="Consolas" w:eastAsia="Consolas" w:hAnsi="Consolas"/>
          <w:color w:val="000000"/>
          <w:sz w:val="20"/>
          <w:szCs w:val="20"/>
          <w:rtl w:val="0"/>
        </w:rPr>
        <w:t xml:space="preserve">&gt; {</w:t>
      </w:r>
    </w:p>
    <w:p w:rsidR="00000000" w:rsidDel="00000000" w:rsidP="00000000" w:rsidRDefault="00000000" w:rsidRPr="00000000" w14:paraId="0000039D">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Text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outputKey</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af00db"/>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95e26"/>
          <w:sz w:val="20"/>
          <w:szCs w:val="20"/>
          <w:rtl w:val="0"/>
        </w:rPr>
        <w:t xml:space="preserve">Text</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39E">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Text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outputValue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af00db"/>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95e26"/>
          <w:sz w:val="20"/>
          <w:szCs w:val="20"/>
          <w:rtl w:val="0"/>
        </w:rPr>
        <w:t xml:space="preserve">Text</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39F">
      <w:pPr>
        <w:shd w:fill="ffffff" w:val="clear"/>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3A0">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95e26"/>
          <w:sz w:val="20"/>
          <w:szCs w:val="20"/>
          <w:rtl w:val="0"/>
        </w:rPr>
        <w:t xml:space="preserve">map</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67f99"/>
          <w:sz w:val="20"/>
          <w:szCs w:val="20"/>
          <w:rtl w:val="0"/>
        </w:rPr>
        <w:t xml:space="preserve">Object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key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Text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value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Context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context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throws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IOException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InterruptedException</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3A1">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tokens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1080"/>
          <w:sz w:val="20"/>
          <w:szCs w:val="20"/>
          <w:rtl w:val="0"/>
        </w:rPr>
        <w:t xml:space="preserve">value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toString</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split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a31515"/>
          <w:sz w:val="20"/>
          <w:szCs w:val="20"/>
          <w:rtl w:val="0"/>
        </w:rPr>
        <w:t xml:space="preserve">"</w:t>
      </w:r>
      <w:r w:rsidDel="00000000" w:rsidR="00000000" w:rsidRPr="00000000">
        <w:rPr>
          <w:rFonts w:ascii="Consolas" w:cs="Consolas" w:eastAsia="Consolas" w:hAnsi="Consolas"/>
          <w:color w:val="ee0000"/>
          <w:sz w:val="20"/>
          <w:szCs w:val="20"/>
          <w:rtl w:val="0"/>
        </w:rPr>
        <w:t xml:space="preserve">\\</w:t>
      </w:r>
      <w:r w:rsidDel="00000000" w:rsidR="00000000" w:rsidRPr="00000000">
        <w:rPr>
          <w:rFonts w:ascii="Consolas" w:cs="Consolas" w:eastAsia="Consolas" w:hAnsi="Consolas"/>
          <w:color w:val="a31515"/>
          <w:sz w:val="20"/>
          <w:szCs w:val="20"/>
          <w:rtl w:val="0"/>
        </w:rPr>
        <w:t xml:space="preserve">s+"</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3A2">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f00db"/>
          <w:sz w:val="20"/>
          <w:szCs w:val="20"/>
          <w:rtl w:val="0"/>
        </w:rPr>
        <w:t xml:space="preserve">if</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tokens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1080"/>
          <w:sz w:val="20"/>
          <w:szCs w:val="20"/>
          <w:rtl w:val="0"/>
        </w:rPr>
        <w:t xml:space="preserve">length</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98658"/>
          <w:sz w:val="20"/>
          <w:szCs w:val="20"/>
          <w:rtl w:val="0"/>
        </w:rPr>
        <w:t xml:space="preserve">3</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f00db"/>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 Ensure valid format</w:t>
      </w:r>
      <w:r w:rsidDel="00000000" w:rsidR="00000000" w:rsidRPr="00000000">
        <w:rPr>
          <w:rtl w:val="0"/>
        </w:rPr>
      </w:r>
    </w:p>
    <w:p w:rsidR="00000000" w:rsidDel="00000000" w:rsidP="00000000" w:rsidRDefault="00000000" w:rsidRPr="00000000" w14:paraId="000003A3">
      <w:pPr>
        <w:shd w:fill="ffffff" w:val="clear"/>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3A4">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fileName</w:t>
      </w:r>
      <w:r w:rsidDel="00000000" w:rsidR="00000000" w:rsidRPr="00000000">
        <w:rPr>
          <w:rFonts w:ascii="Consolas" w:cs="Consolas" w:eastAsia="Consolas" w:hAnsi="Consolas"/>
          <w:color w:val="000000"/>
          <w:sz w:val="20"/>
          <w:szCs w:val="20"/>
          <w:rtl w:val="0"/>
        </w:rPr>
        <w:t xml:space="preserve"> = ((FileSplit) </w:t>
      </w:r>
      <w:r w:rsidDel="00000000" w:rsidR="00000000" w:rsidRPr="00000000">
        <w:rPr>
          <w:rFonts w:ascii="Consolas" w:cs="Consolas" w:eastAsia="Consolas" w:hAnsi="Consolas"/>
          <w:color w:val="001080"/>
          <w:sz w:val="20"/>
          <w:szCs w:val="20"/>
          <w:rtl w:val="0"/>
        </w:rPr>
        <w:t xml:space="preserve">context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getInputSplit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getPath</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getName</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3A5">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row</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1080"/>
          <w:sz w:val="20"/>
          <w:szCs w:val="20"/>
          <w:rtl w:val="0"/>
        </w:rPr>
        <w:t xml:space="preserve">Integer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parseInt</w:t>
      </w:r>
      <w:r w:rsidDel="00000000" w:rsidR="00000000" w:rsidRPr="00000000">
        <w:rPr>
          <w:rFonts w:ascii="Consolas" w:cs="Consolas" w:eastAsia="Consolas" w:hAnsi="Consolas"/>
          <w:color w:val="000000"/>
          <w:sz w:val="20"/>
          <w:szCs w:val="20"/>
          <w:rtl w:val="0"/>
        </w:rPr>
        <w:t xml:space="preserve">(tokens[</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3A6">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col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1080"/>
          <w:sz w:val="20"/>
          <w:szCs w:val="20"/>
          <w:rtl w:val="0"/>
        </w:rPr>
        <w:t xml:space="preserve">Integer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parseInt</w:t>
      </w:r>
      <w:r w:rsidDel="00000000" w:rsidR="00000000" w:rsidRPr="00000000">
        <w:rPr>
          <w:rFonts w:ascii="Consolas" w:cs="Consolas" w:eastAsia="Consolas" w:hAnsi="Consolas"/>
          <w:color w:val="000000"/>
          <w:sz w:val="20"/>
          <w:szCs w:val="20"/>
          <w:rtl w:val="0"/>
        </w:rPr>
        <w:t xml:space="preserve">(tokens[</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3A7">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val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1080"/>
          <w:sz w:val="20"/>
          <w:szCs w:val="20"/>
          <w:rtl w:val="0"/>
        </w:rPr>
        <w:t xml:space="preserve">Double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parseDouble</w:t>
      </w:r>
      <w:r w:rsidDel="00000000" w:rsidR="00000000" w:rsidRPr="00000000">
        <w:rPr>
          <w:rFonts w:ascii="Consolas" w:cs="Consolas" w:eastAsia="Consolas" w:hAnsi="Consolas"/>
          <w:color w:val="000000"/>
          <w:sz w:val="20"/>
          <w:szCs w:val="20"/>
          <w:rtl w:val="0"/>
        </w:rPr>
        <w:t xml:space="preserve">(tokens[</w:t>
      </w:r>
      <w:r w:rsidDel="00000000" w:rsidR="00000000" w:rsidRPr="00000000">
        <w:rPr>
          <w:rFonts w:ascii="Consolas" w:cs="Consolas" w:eastAsia="Consolas" w:hAnsi="Consolas"/>
          <w:color w:val="098658"/>
          <w:sz w:val="20"/>
          <w:szCs w:val="20"/>
          <w:rtl w:val="0"/>
        </w:rPr>
        <w:t xml:space="preserve">2</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3A8">
      <w:pPr>
        <w:shd w:fill="ffffff" w:val="clear"/>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3A9">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f00db"/>
          <w:sz w:val="20"/>
          <w:szCs w:val="20"/>
          <w:rtl w:val="0"/>
        </w:rPr>
        <w:t xml:space="preserve">if</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fileName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contains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a31515"/>
          <w:sz w:val="20"/>
          <w:szCs w:val="20"/>
          <w:rtl w:val="0"/>
        </w:rPr>
        <w:t xml:space="preserve">"matrixA"</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3AA">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f00db"/>
          <w:sz w:val="20"/>
          <w:szCs w:val="20"/>
          <w:rtl w:val="0"/>
        </w:rPr>
        <w:t xml:space="preserve">for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k</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000000"/>
          <w:sz w:val="20"/>
          <w:szCs w:val="20"/>
          <w:rtl w:val="0"/>
        </w:rPr>
        <w:t xml:space="preserve">; k &lt; </w:t>
      </w:r>
      <w:r w:rsidDel="00000000" w:rsidR="00000000" w:rsidRPr="00000000">
        <w:rPr>
          <w:rFonts w:ascii="Consolas" w:cs="Consolas" w:eastAsia="Consolas" w:hAnsi="Consolas"/>
          <w:color w:val="098658"/>
          <w:sz w:val="20"/>
          <w:szCs w:val="20"/>
          <w:rtl w:val="0"/>
        </w:rPr>
        <w:t xml:space="preserve">2</w:t>
      </w:r>
      <w:r w:rsidDel="00000000" w:rsidR="00000000" w:rsidRPr="00000000">
        <w:rPr>
          <w:rFonts w:ascii="Consolas" w:cs="Consolas" w:eastAsia="Consolas" w:hAnsi="Consolas"/>
          <w:color w:val="000000"/>
          <w:sz w:val="20"/>
          <w:szCs w:val="20"/>
          <w:rtl w:val="0"/>
        </w:rPr>
        <w:t xml:space="preserve">; k++) { </w:t>
      </w:r>
      <w:r w:rsidDel="00000000" w:rsidR="00000000" w:rsidRPr="00000000">
        <w:rPr>
          <w:rFonts w:ascii="Consolas" w:cs="Consolas" w:eastAsia="Consolas" w:hAnsi="Consolas"/>
          <w:color w:val="008000"/>
          <w:sz w:val="20"/>
          <w:szCs w:val="20"/>
          <w:rtl w:val="0"/>
        </w:rPr>
        <w:t xml:space="preserve">// Assuming 2x2 matrix</w:t>
      </w:r>
      <w:r w:rsidDel="00000000" w:rsidR="00000000" w:rsidRPr="00000000">
        <w:rPr>
          <w:rtl w:val="0"/>
        </w:rPr>
      </w:r>
    </w:p>
    <w:p w:rsidR="00000000" w:rsidDel="00000000" w:rsidP="00000000" w:rsidRDefault="00000000" w:rsidRPr="00000000" w14:paraId="000003AB">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outputKey</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set</w:t>
      </w:r>
      <w:r w:rsidDel="00000000" w:rsidR="00000000" w:rsidRPr="00000000">
        <w:rPr>
          <w:rFonts w:ascii="Consolas" w:cs="Consolas" w:eastAsia="Consolas" w:hAnsi="Consolas"/>
          <w:color w:val="000000"/>
          <w:sz w:val="20"/>
          <w:szCs w:val="20"/>
          <w:rtl w:val="0"/>
        </w:rPr>
        <w:t xml:space="preserve">(row + </w:t>
      </w:r>
      <w:r w:rsidDel="00000000" w:rsidR="00000000" w:rsidRPr="00000000">
        <w:rPr>
          <w:rFonts w:ascii="Consolas" w:cs="Consolas" w:eastAsia="Consolas" w:hAnsi="Consolas"/>
          <w:color w:val="a31515"/>
          <w:sz w:val="20"/>
          <w:szCs w:val="20"/>
          <w:rtl w:val="0"/>
        </w:rPr>
        <w:t xml:space="preserve">","</w:t>
      </w:r>
      <w:r w:rsidDel="00000000" w:rsidR="00000000" w:rsidRPr="00000000">
        <w:rPr>
          <w:rFonts w:ascii="Consolas" w:cs="Consolas" w:eastAsia="Consolas" w:hAnsi="Consolas"/>
          <w:color w:val="000000"/>
          <w:sz w:val="20"/>
          <w:szCs w:val="20"/>
          <w:rtl w:val="0"/>
        </w:rPr>
        <w:t xml:space="preserve"> + k);</w:t>
      </w:r>
    </w:p>
    <w:p w:rsidR="00000000" w:rsidDel="00000000" w:rsidP="00000000" w:rsidRDefault="00000000" w:rsidRPr="00000000" w14:paraId="000003AC">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outputValue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set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a31515"/>
          <w:sz w:val="20"/>
          <w:szCs w:val="20"/>
          <w:rtl w:val="0"/>
        </w:rPr>
        <w:t xml:space="preserve">"A,"</w:t>
      </w:r>
      <w:r w:rsidDel="00000000" w:rsidR="00000000" w:rsidRPr="00000000">
        <w:rPr>
          <w:rFonts w:ascii="Consolas" w:cs="Consolas" w:eastAsia="Consolas" w:hAnsi="Consolas"/>
          <w:color w:val="000000"/>
          <w:sz w:val="20"/>
          <w:szCs w:val="20"/>
          <w:rtl w:val="0"/>
        </w:rPr>
        <w:t xml:space="preserve"> + col + </w:t>
      </w:r>
      <w:r w:rsidDel="00000000" w:rsidR="00000000" w:rsidRPr="00000000">
        <w:rPr>
          <w:rFonts w:ascii="Consolas" w:cs="Consolas" w:eastAsia="Consolas" w:hAnsi="Consolas"/>
          <w:color w:val="a31515"/>
          <w:sz w:val="20"/>
          <w:szCs w:val="20"/>
          <w:rtl w:val="0"/>
        </w:rPr>
        <w:t xml:space="preserve">","</w:t>
      </w:r>
      <w:r w:rsidDel="00000000" w:rsidR="00000000" w:rsidRPr="00000000">
        <w:rPr>
          <w:rFonts w:ascii="Consolas" w:cs="Consolas" w:eastAsia="Consolas" w:hAnsi="Consolas"/>
          <w:color w:val="000000"/>
          <w:sz w:val="20"/>
          <w:szCs w:val="20"/>
          <w:rtl w:val="0"/>
        </w:rPr>
        <w:t xml:space="preserve"> + val);</w:t>
      </w:r>
    </w:p>
    <w:p w:rsidR="00000000" w:rsidDel="00000000" w:rsidP="00000000" w:rsidRDefault="00000000" w:rsidRPr="00000000" w14:paraId="000003AD">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context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write</w:t>
      </w:r>
      <w:r w:rsidDel="00000000" w:rsidR="00000000" w:rsidRPr="00000000">
        <w:rPr>
          <w:rFonts w:ascii="Consolas" w:cs="Consolas" w:eastAsia="Consolas" w:hAnsi="Consolas"/>
          <w:color w:val="000000"/>
          <w:sz w:val="20"/>
          <w:szCs w:val="20"/>
          <w:rtl w:val="0"/>
        </w:rPr>
        <w:t xml:space="preserve">(outputKey, outputValue);</w:t>
      </w:r>
    </w:p>
    <w:p w:rsidR="00000000" w:rsidDel="00000000" w:rsidP="00000000" w:rsidRDefault="00000000" w:rsidRPr="00000000" w14:paraId="000003AE">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3AF">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af00db"/>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f00db"/>
          <w:sz w:val="20"/>
          <w:szCs w:val="20"/>
          <w:rtl w:val="0"/>
        </w:rPr>
        <w:t xml:space="preserve">if</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fileName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contains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a31515"/>
          <w:sz w:val="20"/>
          <w:szCs w:val="20"/>
          <w:rtl w:val="0"/>
        </w:rPr>
        <w:t xml:space="preserve">"matrixB"</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3B0">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f00db"/>
          <w:sz w:val="20"/>
          <w:szCs w:val="20"/>
          <w:rtl w:val="0"/>
        </w:rPr>
        <w:t xml:space="preserve">for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000000"/>
          <w:sz w:val="20"/>
          <w:szCs w:val="20"/>
          <w:rtl w:val="0"/>
        </w:rPr>
        <w:t xml:space="preserve">; i &lt; </w:t>
      </w:r>
      <w:r w:rsidDel="00000000" w:rsidR="00000000" w:rsidRPr="00000000">
        <w:rPr>
          <w:rFonts w:ascii="Consolas" w:cs="Consolas" w:eastAsia="Consolas" w:hAnsi="Consolas"/>
          <w:color w:val="098658"/>
          <w:sz w:val="20"/>
          <w:szCs w:val="20"/>
          <w:rtl w:val="0"/>
        </w:rPr>
        <w:t xml:space="preserve">2</w:t>
      </w:r>
      <w:r w:rsidDel="00000000" w:rsidR="00000000" w:rsidRPr="00000000">
        <w:rPr>
          <w:rFonts w:ascii="Consolas" w:cs="Consolas" w:eastAsia="Consolas" w:hAnsi="Consolas"/>
          <w:color w:val="000000"/>
          <w:sz w:val="20"/>
          <w:szCs w:val="20"/>
          <w:rtl w:val="0"/>
        </w:rPr>
        <w:t xml:space="preserve">; i++) { </w:t>
      </w:r>
      <w:r w:rsidDel="00000000" w:rsidR="00000000" w:rsidRPr="00000000">
        <w:rPr>
          <w:rFonts w:ascii="Consolas" w:cs="Consolas" w:eastAsia="Consolas" w:hAnsi="Consolas"/>
          <w:color w:val="008000"/>
          <w:sz w:val="20"/>
          <w:szCs w:val="20"/>
          <w:rtl w:val="0"/>
        </w:rPr>
        <w:t xml:space="preserve">// Assuming 2x2 matrix</w:t>
      </w:r>
      <w:r w:rsidDel="00000000" w:rsidR="00000000" w:rsidRPr="00000000">
        <w:rPr>
          <w:rtl w:val="0"/>
        </w:rPr>
      </w:r>
    </w:p>
    <w:p w:rsidR="00000000" w:rsidDel="00000000" w:rsidP="00000000" w:rsidRDefault="00000000" w:rsidRPr="00000000" w14:paraId="000003B1">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outputKey</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set</w:t>
      </w:r>
      <w:r w:rsidDel="00000000" w:rsidR="00000000" w:rsidRPr="00000000">
        <w:rPr>
          <w:rFonts w:ascii="Consolas" w:cs="Consolas" w:eastAsia="Consolas" w:hAnsi="Consolas"/>
          <w:color w:val="000000"/>
          <w:sz w:val="20"/>
          <w:szCs w:val="20"/>
          <w:rtl w:val="0"/>
        </w:rPr>
        <w:t xml:space="preserve">(i + </w:t>
      </w:r>
      <w:r w:rsidDel="00000000" w:rsidR="00000000" w:rsidRPr="00000000">
        <w:rPr>
          <w:rFonts w:ascii="Consolas" w:cs="Consolas" w:eastAsia="Consolas" w:hAnsi="Consolas"/>
          <w:color w:val="a31515"/>
          <w:sz w:val="20"/>
          <w:szCs w:val="20"/>
          <w:rtl w:val="0"/>
        </w:rPr>
        <w:t xml:space="preserve">","</w:t>
      </w:r>
      <w:r w:rsidDel="00000000" w:rsidR="00000000" w:rsidRPr="00000000">
        <w:rPr>
          <w:rFonts w:ascii="Consolas" w:cs="Consolas" w:eastAsia="Consolas" w:hAnsi="Consolas"/>
          <w:color w:val="000000"/>
          <w:sz w:val="20"/>
          <w:szCs w:val="20"/>
          <w:rtl w:val="0"/>
        </w:rPr>
        <w:t xml:space="preserve"> + col);</w:t>
      </w:r>
    </w:p>
    <w:p w:rsidR="00000000" w:rsidDel="00000000" w:rsidP="00000000" w:rsidRDefault="00000000" w:rsidRPr="00000000" w14:paraId="000003B2">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outputValue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set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a31515"/>
          <w:sz w:val="20"/>
          <w:szCs w:val="20"/>
          <w:rtl w:val="0"/>
        </w:rPr>
        <w:t xml:space="preserve">"B,"</w:t>
      </w:r>
      <w:r w:rsidDel="00000000" w:rsidR="00000000" w:rsidRPr="00000000">
        <w:rPr>
          <w:rFonts w:ascii="Consolas" w:cs="Consolas" w:eastAsia="Consolas" w:hAnsi="Consolas"/>
          <w:color w:val="000000"/>
          <w:sz w:val="20"/>
          <w:szCs w:val="20"/>
          <w:rtl w:val="0"/>
        </w:rPr>
        <w:t xml:space="preserve"> + row + </w:t>
      </w:r>
      <w:r w:rsidDel="00000000" w:rsidR="00000000" w:rsidRPr="00000000">
        <w:rPr>
          <w:rFonts w:ascii="Consolas" w:cs="Consolas" w:eastAsia="Consolas" w:hAnsi="Consolas"/>
          <w:color w:val="a31515"/>
          <w:sz w:val="20"/>
          <w:szCs w:val="20"/>
          <w:rtl w:val="0"/>
        </w:rPr>
        <w:t xml:space="preserve">","</w:t>
      </w:r>
      <w:r w:rsidDel="00000000" w:rsidR="00000000" w:rsidRPr="00000000">
        <w:rPr>
          <w:rFonts w:ascii="Consolas" w:cs="Consolas" w:eastAsia="Consolas" w:hAnsi="Consolas"/>
          <w:color w:val="000000"/>
          <w:sz w:val="20"/>
          <w:szCs w:val="20"/>
          <w:rtl w:val="0"/>
        </w:rPr>
        <w:t xml:space="preserve"> + val);</w:t>
      </w:r>
    </w:p>
    <w:p w:rsidR="00000000" w:rsidDel="00000000" w:rsidP="00000000" w:rsidRDefault="00000000" w:rsidRPr="00000000" w14:paraId="000003B3">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context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write</w:t>
      </w:r>
      <w:r w:rsidDel="00000000" w:rsidR="00000000" w:rsidRPr="00000000">
        <w:rPr>
          <w:rFonts w:ascii="Consolas" w:cs="Consolas" w:eastAsia="Consolas" w:hAnsi="Consolas"/>
          <w:color w:val="000000"/>
          <w:sz w:val="20"/>
          <w:szCs w:val="20"/>
          <w:rtl w:val="0"/>
        </w:rPr>
        <w:t xml:space="preserve">(outputKey, outputValue);</w:t>
      </w:r>
    </w:p>
    <w:p w:rsidR="00000000" w:rsidDel="00000000" w:rsidP="00000000" w:rsidRDefault="00000000" w:rsidRPr="00000000" w14:paraId="000003B4">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3B5">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3B6">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3B7">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3B8">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MatrixReducer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extends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Reducer</w:t>
      </w:r>
      <w:r w:rsidDel="00000000" w:rsidR="00000000" w:rsidRPr="00000000">
        <w:rPr>
          <w:rFonts w:ascii="Consolas" w:cs="Consolas" w:eastAsia="Consolas" w:hAnsi="Consolas"/>
          <w:color w:val="000000"/>
          <w:sz w:val="20"/>
          <w:szCs w:val="20"/>
          <w:rtl w:val="0"/>
        </w:rPr>
        <w:t xml:space="preserve">&lt;</w:t>
      </w:r>
      <w:r w:rsidDel="00000000" w:rsidR="00000000" w:rsidRPr="00000000">
        <w:rPr>
          <w:rFonts w:ascii="Consolas" w:cs="Consolas" w:eastAsia="Consolas" w:hAnsi="Consolas"/>
          <w:color w:val="267f99"/>
          <w:sz w:val="20"/>
          <w:szCs w:val="20"/>
          <w:rtl w:val="0"/>
        </w:rPr>
        <w:t xml:space="preserve">Text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Text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Text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DoubleWritable</w:t>
      </w:r>
      <w:r w:rsidDel="00000000" w:rsidR="00000000" w:rsidRPr="00000000">
        <w:rPr>
          <w:rFonts w:ascii="Consolas" w:cs="Consolas" w:eastAsia="Consolas" w:hAnsi="Consolas"/>
          <w:color w:val="000000"/>
          <w:sz w:val="20"/>
          <w:szCs w:val="20"/>
          <w:rtl w:val="0"/>
        </w:rPr>
        <w:t xml:space="preserve">&gt; {</w:t>
      </w:r>
    </w:p>
    <w:p w:rsidR="00000000" w:rsidDel="00000000" w:rsidP="00000000" w:rsidRDefault="00000000" w:rsidRPr="00000000" w14:paraId="000003B9">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95e26"/>
          <w:sz w:val="20"/>
          <w:szCs w:val="20"/>
          <w:rtl w:val="0"/>
        </w:rPr>
        <w:t xml:space="preserve">reduce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67f99"/>
          <w:sz w:val="20"/>
          <w:szCs w:val="20"/>
          <w:rtl w:val="0"/>
        </w:rPr>
        <w:t xml:space="preserve">Text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key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Iterable</w:t>
      </w:r>
      <w:r w:rsidDel="00000000" w:rsidR="00000000" w:rsidRPr="00000000">
        <w:rPr>
          <w:rFonts w:ascii="Consolas" w:cs="Consolas" w:eastAsia="Consolas" w:hAnsi="Consolas"/>
          <w:color w:val="000000"/>
          <w:sz w:val="20"/>
          <w:szCs w:val="20"/>
          <w:rtl w:val="0"/>
        </w:rPr>
        <w:t xml:space="preserve">&lt;</w:t>
      </w:r>
      <w:r w:rsidDel="00000000" w:rsidR="00000000" w:rsidRPr="00000000">
        <w:rPr>
          <w:rFonts w:ascii="Consolas" w:cs="Consolas" w:eastAsia="Consolas" w:hAnsi="Consolas"/>
          <w:color w:val="267f99"/>
          <w:sz w:val="20"/>
          <w:szCs w:val="20"/>
          <w:rtl w:val="0"/>
        </w:rPr>
        <w:t xml:space="preserve">Text</w:t>
      </w:r>
      <w:r w:rsidDel="00000000" w:rsidR="00000000" w:rsidRPr="00000000">
        <w:rPr>
          <w:rFonts w:ascii="Consolas" w:cs="Consolas" w:eastAsia="Consolas" w:hAnsi="Consolas"/>
          <w:color w:val="000000"/>
          <w:sz w:val="20"/>
          <w:szCs w:val="20"/>
          <w:rtl w:val="0"/>
        </w:rPr>
        <w:t xml:space="preserve">&gt; </w:t>
      </w:r>
      <w:r w:rsidDel="00000000" w:rsidR="00000000" w:rsidRPr="00000000">
        <w:rPr>
          <w:rFonts w:ascii="Consolas" w:cs="Consolas" w:eastAsia="Consolas" w:hAnsi="Consolas"/>
          <w:color w:val="001080"/>
          <w:sz w:val="20"/>
          <w:szCs w:val="20"/>
          <w:rtl w:val="0"/>
        </w:rPr>
        <w:t xml:space="preserve">values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Context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context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throws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IOException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InterruptedException</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3BA">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Map</w:t>
      </w:r>
      <w:r w:rsidDel="00000000" w:rsidR="00000000" w:rsidRPr="00000000">
        <w:rPr>
          <w:rFonts w:ascii="Consolas" w:cs="Consolas" w:eastAsia="Consolas" w:hAnsi="Consolas"/>
          <w:color w:val="000000"/>
          <w:sz w:val="20"/>
          <w:szCs w:val="20"/>
          <w:rtl w:val="0"/>
        </w:rPr>
        <w:t xml:space="preserve">&lt;</w:t>
      </w:r>
      <w:r w:rsidDel="00000000" w:rsidR="00000000" w:rsidRPr="00000000">
        <w:rPr>
          <w:rFonts w:ascii="Consolas" w:cs="Consolas" w:eastAsia="Consolas" w:hAnsi="Consolas"/>
          <w:color w:val="267f99"/>
          <w:sz w:val="20"/>
          <w:szCs w:val="20"/>
          <w:rtl w:val="0"/>
        </w:rPr>
        <w:t xml:space="preserve">Integer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Double</w:t>
      </w:r>
      <w:r w:rsidDel="00000000" w:rsidR="00000000" w:rsidRPr="00000000">
        <w:rPr>
          <w:rFonts w:ascii="Consolas" w:cs="Consolas" w:eastAsia="Consolas" w:hAnsi="Consolas"/>
          <w:color w:val="000000"/>
          <w:sz w:val="20"/>
          <w:szCs w:val="20"/>
          <w:rtl w:val="0"/>
        </w:rPr>
        <w:t xml:space="preserve">&gt; </w:t>
      </w:r>
      <w:r w:rsidDel="00000000" w:rsidR="00000000" w:rsidRPr="00000000">
        <w:rPr>
          <w:rFonts w:ascii="Consolas" w:cs="Consolas" w:eastAsia="Consolas" w:hAnsi="Consolas"/>
          <w:color w:val="001080"/>
          <w:sz w:val="20"/>
          <w:szCs w:val="20"/>
          <w:rtl w:val="0"/>
        </w:rPr>
        <w:t xml:space="preserve">matrixA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af00db"/>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HashMap</w:t>
      </w:r>
      <w:r w:rsidDel="00000000" w:rsidR="00000000" w:rsidRPr="00000000">
        <w:rPr>
          <w:rFonts w:ascii="Consolas" w:cs="Consolas" w:eastAsia="Consolas" w:hAnsi="Consolas"/>
          <w:color w:val="000000"/>
          <w:sz w:val="20"/>
          <w:szCs w:val="20"/>
          <w:rtl w:val="0"/>
        </w:rPr>
        <w:t xml:space="preserve">&lt;&gt;();</w:t>
      </w:r>
    </w:p>
    <w:p w:rsidR="00000000" w:rsidDel="00000000" w:rsidP="00000000" w:rsidRDefault="00000000" w:rsidRPr="00000000" w14:paraId="000003BB">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Map</w:t>
      </w:r>
      <w:r w:rsidDel="00000000" w:rsidR="00000000" w:rsidRPr="00000000">
        <w:rPr>
          <w:rFonts w:ascii="Consolas" w:cs="Consolas" w:eastAsia="Consolas" w:hAnsi="Consolas"/>
          <w:color w:val="000000"/>
          <w:sz w:val="20"/>
          <w:szCs w:val="20"/>
          <w:rtl w:val="0"/>
        </w:rPr>
        <w:t xml:space="preserve">&lt;</w:t>
      </w:r>
      <w:r w:rsidDel="00000000" w:rsidR="00000000" w:rsidRPr="00000000">
        <w:rPr>
          <w:rFonts w:ascii="Consolas" w:cs="Consolas" w:eastAsia="Consolas" w:hAnsi="Consolas"/>
          <w:color w:val="267f99"/>
          <w:sz w:val="20"/>
          <w:szCs w:val="20"/>
          <w:rtl w:val="0"/>
        </w:rPr>
        <w:t xml:space="preserve">Integer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Double</w:t>
      </w:r>
      <w:r w:rsidDel="00000000" w:rsidR="00000000" w:rsidRPr="00000000">
        <w:rPr>
          <w:rFonts w:ascii="Consolas" w:cs="Consolas" w:eastAsia="Consolas" w:hAnsi="Consolas"/>
          <w:color w:val="000000"/>
          <w:sz w:val="20"/>
          <w:szCs w:val="20"/>
          <w:rtl w:val="0"/>
        </w:rPr>
        <w:t xml:space="preserve">&gt; </w:t>
      </w:r>
      <w:r w:rsidDel="00000000" w:rsidR="00000000" w:rsidRPr="00000000">
        <w:rPr>
          <w:rFonts w:ascii="Consolas" w:cs="Consolas" w:eastAsia="Consolas" w:hAnsi="Consolas"/>
          <w:color w:val="001080"/>
          <w:sz w:val="20"/>
          <w:szCs w:val="20"/>
          <w:rtl w:val="0"/>
        </w:rPr>
        <w:t xml:space="preserve">matrixB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af00db"/>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HashMap</w:t>
      </w:r>
      <w:r w:rsidDel="00000000" w:rsidR="00000000" w:rsidRPr="00000000">
        <w:rPr>
          <w:rFonts w:ascii="Consolas" w:cs="Consolas" w:eastAsia="Consolas" w:hAnsi="Consolas"/>
          <w:color w:val="000000"/>
          <w:sz w:val="20"/>
          <w:szCs w:val="20"/>
          <w:rtl w:val="0"/>
        </w:rPr>
        <w:t xml:space="preserve">&lt;&gt;();</w:t>
      </w:r>
    </w:p>
    <w:p w:rsidR="00000000" w:rsidDel="00000000" w:rsidP="00000000" w:rsidRDefault="00000000" w:rsidRPr="00000000" w14:paraId="000003BC">
      <w:pPr>
        <w:shd w:fill="ffffff" w:val="clear"/>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3BD">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f00db"/>
          <w:sz w:val="20"/>
          <w:szCs w:val="20"/>
          <w:rtl w:val="0"/>
        </w:rPr>
        <w:t xml:space="preserve">for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Text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val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f00db"/>
          <w:sz w:val="20"/>
          <w:szCs w:val="20"/>
          <w:rtl w:val="0"/>
        </w:rPr>
        <w:t xml:space="preserve">:</w:t>
      </w:r>
      <w:r w:rsidDel="00000000" w:rsidR="00000000" w:rsidRPr="00000000">
        <w:rPr>
          <w:rFonts w:ascii="Consolas" w:cs="Consolas" w:eastAsia="Consolas" w:hAnsi="Consolas"/>
          <w:color w:val="000000"/>
          <w:sz w:val="20"/>
          <w:szCs w:val="20"/>
          <w:rtl w:val="0"/>
        </w:rPr>
        <w:t xml:space="preserve"> values) {</w:t>
      </w:r>
    </w:p>
    <w:p w:rsidR="00000000" w:rsidDel="00000000" w:rsidP="00000000" w:rsidRDefault="00000000" w:rsidRPr="00000000" w14:paraId="000003BE">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parts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1080"/>
          <w:sz w:val="20"/>
          <w:szCs w:val="20"/>
          <w:rtl w:val="0"/>
        </w:rPr>
        <w:t xml:space="preserve">val</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toString</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split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a31515"/>
          <w:sz w:val="20"/>
          <w:szCs w:val="20"/>
          <w:rtl w:val="0"/>
        </w:rPr>
        <w:t xml:space="preserve">","</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3BF">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f00db"/>
          <w:sz w:val="20"/>
          <w:szCs w:val="20"/>
          <w:rtl w:val="0"/>
        </w:rPr>
        <w:t xml:space="preserve">if</w:t>
      </w:r>
      <w:r w:rsidDel="00000000" w:rsidR="00000000" w:rsidRPr="00000000">
        <w:rPr>
          <w:rFonts w:ascii="Consolas" w:cs="Consolas" w:eastAsia="Consolas" w:hAnsi="Consolas"/>
          <w:color w:val="000000"/>
          <w:sz w:val="20"/>
          <w:szCs w:val="20"/>
          <w:rtl w:val="0"/>
        </w:rPr>
        <w:t xml:space="preserve"> (parts[</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a31515"/>
          <w:sz w:val="20"/>
          <w:szCs w:val="20"/>
          <w:rtl w:val="0"/>
        </w:rPr>
        <w:t xml:space="preserve">"A"</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3C0">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matrixA</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put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1080"/>
          <w:sz w:val="20"/>
          <w:szCs w:val="20"/>
          <w:rtl w:val="0"/>
        </w:rPr>
        <w:t xml:space="preserve">Integer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parseInt</w:t>
      </w:r>
      <w:r w:rsidDel="00000000" w:rsidR="00000000" w:rsidRPr="00000000">
        <w:rPr>
          <w:rFonts w:ascii="Consolas" w:cs="Consolas" w:eastAsia="Consolas" w:hAnsi="Consolas"/>
          <w:color w:val="000000"/>
          <w:sz w:val="20"/>
          <w:szCs w:val="20"/>
          <w:rtl w:val="0"/>
        </w:rPr>
        <w:t xml:space="preserve">(parts[</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Double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parseDouble</w:t>
      </w:r>
      <w:r w:rsidDel="00000000" w:rsidR="00000000" w:rsidRPr="00000000">
        <w:rPr>
          <w:rFonts w:ascii="Consolas" w:cs="Consolas" w:eastAsia="Consolas" w:hAnsi="Consolas"/>
          <w:color w:val="000000"/>
          <w:sz w:val="20"/>
          <w:szCs w:val="20"/>
          <w:rtl w:val="0"/>
        </w:rPr>
        <w:t xml:space="preserve">(parts[</w:t>
      </w:r>
      <w:r w:rsidDel="00000000" w:rsidR="00000000" w:rsidRPr="00000000">
        <w:rPr>
          <w:rFonts w:ascii="Consolas" w:cs="Consolas" w:eastAsia="Consolas" w:hAnsi="Consolas"/>
          <w:color w:val="098658"/>
          <w:sz w:val="20"/>
          <w:szCs w:val="20"/>
          <w:rtl w:val="0"/>
        </w:rPr>
        <w:t xml:space="preserve">2</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3C1">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af00db"/>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f00db"/>
          <w:sz w:val="20"/>
          <w:szCs w:val="20"/>
          <w:rtl w:val="0"/>
        </w:rPr>
        <w:t xml:space="preserve">if</w:t>
      </w:r>
      <w:r w:rsidDel="00000000" w:rsidR="00000000" w:rsidRPr="00000000">
        <w:rPr>
          <w:rFonts w:ascii="Consolas" w:cs="Consolas" w:eastAsia="Consolas" w:hAnsi="Consolas"/>
          <w:color w:val="000000"/>
          <w:sz w:val="20"/>
          <w:szCs w:val="20"/>
          <w:rtl w:val="0"/>
        </w:rPr>
        <w:t xml:space="preserve"> (parts[</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equals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a31515"/>
          <w:sz w:val="20"/>
          <w:szCs w:val="20"/>
          <w:rtl w:val="0"/>
        </w:rPr>
        <w:t xml:space="preserve">"B"</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3C2">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matrixB</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put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1080"/>
          <w:sz w:val="20"/>
          <w:szCs w:val="20"/>
          <w:rtl w:val="0"/>
        </w:rPr>
        <w:t xml:space="preserve">Integer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parseInt</w:t>
      </w:r>
      <w:r w:rsidDel="00000000" w:rsidR="00000000" w:rsidRPr="00000000">
        <w:rPr>
          <w:rFonts w:ascii="Consolas" w:cs="Consolas" w:eastAsia="Consolas" w:hAnsi="Consolas"/>
          <w:color w:val="000000"/>
          <w:sz w:val="20"/>
          <w:szCs w:val="20"/>
          <w:rtl w:val="0"/>
        </w:rPr>
        <w:t xml:space="preserve">(parts[</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Double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parseDouble</w:t>
      </w:r>
      <w:r w:rsidDel="00000000" w:rsidR="00000000" w:rsidRPr="00000000">
        <w:rPr>
          <w:rFonts w:ascii="Consolas" w:cs="Consolas" w:eastAsia="Consolas" w:hAnsi="Consolas"/>
          <w:color w:val="000000"/>
          <w:sz w:val="20"/>
          <w:szCs w:val="20"/>
          <w:rtl w:val="0"/>
        </w:rPr>
        <w:t xml:space="preserve">(parts[</w:t>
      </w:r>
      <w:r w:rsidDel="00000000" w:rsidR="00000000" w:rsidRPr="00000000">
        <w:rPr>
          <w:rFonts w:ascii="Consolas" w:cs="Consolas" w:eastAsia="Consolas" w:hAnsi="Consolas"/>
          <w:color w:val="098658"/>
          <w:sz w:val="20"/>
          <w:szCs w:val="20"/>
          <w:rtl w:val="0"/>
        </w:rPr>
        <w:t xml:space="preserve">2</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3C3">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3C4">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3C5">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sum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98658"/>
          <w:sz w:val="20"/>
          <w:szCs w:val="20"/>
          <w:rtl w:val="0"/>
        </w:rPr>
        <w:t xml:space="preserve">0.0</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3C6">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f00db"/>
          <w:sz w:val="20"/>
          <w:szCs w:val="20"/>
          <w:rtl w:val="0"/>
        </w:rPr>
        <w:t xml:space="preserve">for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int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k</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f00db"/>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matrixA</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keySet</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3C7">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f00db"/>
          <w:sz w:val="20"/>
          <w:szCs w:val="20"/>
          <w:rtl w:val="0"/>
        </w:rPr>
        <w:t xml:space="preserve">if</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matrixB</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containsKey</w:t>
      </w:r>
      <w:r w:rsidDel="00000000" w:rsidR="00000000" w:rsidRPr="00000000">
        <w:rPr>
          <w:rFonts w:ascii="Consolas" w:cs="Consolas" w:eastAsia="Consolas" w:hAnsi="Consolas"/>
          <w:color w:val="000000"/>
          <w:sz w:val="20"/>
          <w:szCs w:val="20"/>
          <w:rtl w:val="0"/>
        </w:rPr>
        <w:t xml:space="preserve">(k)) {</w:t>
      </w:r>
    </w:p>
    <w:p w:rsidR="00000000" w:rsidDel="00000000" w:rsidP="00000000" w:rsidRDefault="00000000" w:rsidRPr="00000000" w14:paraId="000003C8">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sum += </w:t>
      </w:r>
      <w:r w:rsidDel="00000000" w:rsidR="00000000" w:rsidRPr="00000000">
        <w:rPr>
          <w:rFonts w:ascii="Consolas" w:cs="Consolas" w:eastAsia="Consolas" w:hAnsi="Consolas"/>
          <w:color w:val="001080"/>
          <w:sz w:val="20"/>
          <w:szCs w:val="20"/>
          <w:rtl w:val="0"/>
        </w:rPr>
        <w:t xml:space="preserve">matrixA</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get</w:t>
      </w:r>
      <w:r w:rsidDel="00000000" w:rsidR="00000000" w:rsidRPr="00000000">
        <w:rPr>
          <w:rFonts w:ascii="Consolas" w:cs="Consolas" w:eastAsia="Consolas" w:hAnsi="Consolas"/>
          <w:color w:val="000000"/>
          <w:sz w:val="20"/>
          <w:szCs w:val="20"/>
          <w:rtl w:val="0"/>
        </w:rPr>
        <w:t xml:space="preserve">(k) * </w:t>
      </w:r>
      <w:r w:rsidDel="00000000" w:rsidR="00000000" w:rsidRPr="00000000">
        <w:rPr>
          <w:rFonts w:ascii="Consolas" w:cs="Consolas" w:eastAsia="Consolas" w:hAnsi="Consolas"/>
          <w:color w:val="001080"/>
          <w:sz w:val="20"/>
          <w:szCs w:val="20"/>
          <w:rtl w:val="0"/>
        </w:rPr>
        <w:t xml:space="preserve">matrixB</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get</w:t>
      </w:r>
      <w:r w:rsidDel="00000000" w:rsidR="00000000" w:rsidRPr="00000000">
        <w:rPr>
          <w:rFonts w:ascii="Consolas" w:cs="Consolas" w:eastAsia="Consolas" w:hAnsi="Consolas"/>
          <w:color w:val="000000"/>
          <w:sz w:val="20"/>
          <w:szCs w:val="20"/>
          <w:rtl w:val="0"/>
        </w:rPr>
        <w:t xml:space="preserve">(k);</w:t>
      </w:r>
    </w:p>
    <w:p w:rsidR="00000000" w:rsidDel="00000000" w:rsidP="00000000" w:rsidRDefault="00000000" w:rsidRPr="00000000" w14:paraId="000003C9">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3CA">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3CB">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context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write</w:t>
      </w:r>
      <w:r w:rsidDel="00000000" w:rsidR="00000000" w:rsidRPr="00000000">
        <w:rPr>
          <w:rFonts w:ascii="Consolas" w:cs="Consolas" w:eastAsia="Consolas" w:hAnsi="Consolas"/>
          <w:color w:val="000000"/>
          <w:sz w:val="20"/>
          <w:szCs w:val="20"/>
          <w:rtl w:val="0"/>
        </w:rPr>
        <w:t xml:space="preserve">(key, </w:t>
      </w:r>
      <w:r w:rsidDel="00000000" w:rsidR="00000000" w:rsidRPr="00000000">
        <w:rPr>
          <w:rFonts w:ascii="Consolas" w:cs="Consolas" w:eastAsia="Consolas" w:hAnsi="Consolas"/>
          <w:color w:val="af00db"/>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95e26"/>
          <w:sz w:val="20"/>
          <w:szCs w:val="20"/>
          <w:rtl w:val="0"/>
        </w:rPr>
        <w:t xml:space="preserve">DoubleWritable</w:t>
      </w:r>
      <w:r w:rsidDel="00000000" w:rsidR="00000000" w:rsidRPr="00000000">
        <w:rPr>
          <w:rFonts w:ascii="Consolas" w:cs="Consolas" w:eastAsia="Consolas" w:hAnsi="Consolas"/>
          <w:color w:val="000000"/>
          <w:sz w:val="20"/>
          <w:szCs w:val="20"/>
          <w:rtl w:val="0"/>
        </w:rPr>
        <w:t xml:space="preserve">(sum));</w:t>
      </w:r>
    </w:p>
    <w:p w:rsidR="00000000" w:rsidDel="00000000" w:rsidP="00000000" w:rsidRDefault="00000000" w:rsidRPr="00000000" w14:paraId="000003CC">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3CD">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3CE">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void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95e26"/>
          <w:sz w:val="20"/>
          <w:szCs w:val="20"/>
          <w:rtl w:val="0"/>
        </w:rPr>
        <w:t xml:space="preserve">main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67f99"/>
          <w:sz w:val="20"/>
          <w:szCs w:val="20"/>
          <w:rtl w:val="0"/>
        </w:rPr>
        <w:t xml:space="preserve">String</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throws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Exception</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3CF">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f00db"/>
          <w:sz w:val="20"/>
          <w:szCs w:val="20"/>
          <w:rtl w:val="0"/>
        </w:rPr>
        <w:t xml:space="preserve">if</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args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1080"/>
          <w:sz w:val="20"/>
          <w:szCs w:val="20"/>
          <w:rtl w:val="0"/>
        </w:rPr>
        <w:t xml:space="preserve">length</w:t>
      </w:r>
      <w:r w:rsidDel="00000000" w:rsidR="00000000" w:rsidRPr="00000000">
        <w:rPr>
          <w:rFonts w:ascii="Consolas" w:cs="Consolas" w:eastAsia="Consolas" w:hAnsi="Consolas"/>
          <w:color w:val="000000"/>
          <w:sz w:val="20"/>
          <w:szCs w:val="20"/>
          <w:rtl w:val="0"/>
        </w:rPr>
        <w:t xml:space="preserve"> &lt; </w:t>
      </w:r>
      <w:r w:rsidDel="00000000" w:rsidR="00000000" w:rsidRPr="00000000">
        <w:rPr>
          <w:rFonts w:ascii="Consolas" w:cs="Consolas" w:eastAsia="Consolas" w:hAnsi="Consolas"/>
          <w:color w:val="098658"/>
          <w:sz w:val="20"/>
          <w:szCs w:val="20"/>
          <w:rtl w:val="0"/>
        </w:rPr>
        <w:t xml:space="preserve">2</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3D0">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System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1080"/>
          <w:sz w:val="20"/>
          <w:szCs w:val="20"/>
          <w:rtl w:val="0"/>
        </w:rPr>
        <w:t xml:space="preserve">err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println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a31515"/>
          <w:sz w:val="20"/>
          <w:szCs w:val="20"/>
          <w:rtl w:val="0"/>
        </w:rPr>
        <w:t xml:space="preserve">"Usage: MatrixMultiplication &lt;Input Directory&gt; &lt;Output Directory&gt;"</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3D1">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System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exit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3D2">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3D3">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Configuration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conf</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af00db"/>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95e26"/>
          <w:sz w:val="20"/>
          <w:szCs w:val="20"/>
          <w:rtl w:val="0"/>
        </w:rPr>
        <w:t xml:space="preserve">Configuration</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3D4">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67f99"/>
          <w:sz w:val="20"/>
          <w:szCs w:val="20"/>
          <w:rtl w:val="0"/>
        </w:rPr>
        <w:t xml:space="preserve">Job</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job</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1080"/>
          <w:sz w:val="20"/>
          <w:szCs w:val="20"/>
          <w:rtl w:val="0"/>
        </w:rPr>
        <w:t xml:space="preserve">Job</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getInstance</w:t>
      </w:r>
      <w:r w:rsidDel="00000000" w:rsidR="00000000" w:rsidRPr="00000000">
        <w:rPr>
          <w:rFonts w:ascii="Consolas" w:cs="Consolas" w:eastAsia="Consolas" w:hAnsi="Consolas"/>
          <w:color w:val="000000"/>
          <w:sz w:val="20"/>
          <w:szCs w:val="20"/>
          <w:rtl w:val="0"/>
        </w:rPr>
        <w:t xml:space="preserve">(conf, </w:t>
      </w:r>
      <w:r w:rsidDel="00000000" w:rsidR="00000000" w:rsidRPr="00000000">
        <w:rPr>
          <w:rFonts w:ascii="Consolas" w:cs="Consolas" w:eastAsia="Consolas" w:hAnsi="Consolas"/>
          <w:color w:val="a31515"/>
          <w:sz w:val="20"/>
          <w:szCs w:val="20"/>
          <w:rtl w:val="0"/>
        </w:rPr>
        <w:t xml:space="preserve">"Matrix Multiplication"</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3D5">
      <w:pPr>
        <w:shd w:fill="ffffff" w:val="clear"/>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3D6">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job</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setJarByClass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1080"/>
          <w:sz w:val="20"/>
          <w:szCs w:val="20"/>
          <w:rtl w:val="0"/>
        </w:rPr>
        <w:t xml:space="preserve">MatrixMultiplication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1080"/>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3D7">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job</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setMapperClass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1080"/>
          <w:sz w:val="20"/>
          <w:szCs w:val="20"/>
          <w:rtl w:val="0"/>
        </w:rPr>
        <w:t xml:space="preserve">MatrixMapper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1080"/>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3D8">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job</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setReducerClass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1080"/>
          <w:sz w:val="20"/>
          <w:szCs w:val="20"/>
          <w:rtl w:val="0"/>
        </w:rPr>
        <w:t xml:space="preserve">MatrixReducer</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1080"/>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3D9">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job</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setMapOutputKeyClass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1080"/>
          <w:sz w:val="20"/>
          <w:szCs w:val="20"/>
          <w:rtl w:val="0"/>
        </w:rPr>
        <w:t xml:space="preserve">Text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1080"/>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3DA">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job</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setMapOutputValueClass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1080"/>
          <w:sz w:val="20"/>
          <w:szCs w:val="20"/>
          <w:rtl w:val="0"/>
        </w:rPr>
        <w:t xml:space="preserve">Text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1080"/>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3DB">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job</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setOutputKeyClass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1080"/>
          <w:sz w:val="20"/>
          <w:szCs w:val="20"/>
          <w:rtl w:val="0"/>
        </w:rPr>
        <w:t xml:space="preserve">Text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1080"/>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3DC">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job</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setOutputValueClass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1080"/>
          <w:sz w:val="20"/>
          <w:szCs w:val="20"/>
          <w:rtl w:val="0"/>
        </w:rPr>
        <w:t xml:space="preserve">DoubleWritable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1080"/>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3DD">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FileInputFormat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addInputPath</w:t>
      </w:r>
      <w:r w:rsidDel="00000000" w:rsidR="00000000" w:rsidRPr="00000000">
        <w:rPr>
          <w:rFonts w:ascii="Consolas" w:cs="Consolas" w:eastAsia="Consolas" w:hAnsi="Consolas"/>
          <w:color w:val="000000"/>
          <w:sz w:val="20"/>
          <w:szCs w:val="20"/>
          <w:rtl w:val="0"/>
        </w:rPr>
        <w:t xml:space="preserve">(job, </w:t>
      </w:r>
      <w:r w:rsidDel="00000000" w:rsidR="00000000" w:rsidRPr="00000000">
        <w:rPr>
          <w:rFonts w:ascii="Consolas" w:cs="Consolas" w:eastAsia="Consolas" w:hAnsi="Consolas"/>
          <w:color w:val="af00db"/>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95e26"/>
          <w:sz w:val="20"/>
          <w:szCs w:val="20"/>
          <w:rtl w:val="0"/>
        </w:rPr>
        <w:t xml:space="preserve">Path</w:t>
      </w:r>
      <w:r w:rsidDel="00000000" w:rsidR="00000000" w:rsidRPr="00000000">
        <w:rPr>
          <w:rFonts w:ascii="Consolas" w:cs="Consolas" w:eastAsia="Consolas" w:hAnsi="Consolas"/>
          <w:color w:val="000000"/>
          <w:sz w:val="20"/>
          <w:szCs w:val="20"/>
          <w:rtl w:val="0"/>
        </w:rPr>
        <w:t xml:space="preserve">(args[</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3DE">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job</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setInputFormatClass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1080"/>
          <w:sz w:val="20"/>
          <w:szCs w:val="20"/>
          <w:rtl w:val="0"/>
        </w:rPr>
        <w:t xml:space="preserve">TextInputFormat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1080"/>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3DF">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FileOutputFormat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setOutputPath</w:t>
      </w:r>
      <w:r w:rsidDel="00000000" w:rsidR="00000000" w:rsidRPr="00000000">
        <w:rPr>
          <w:rFonts w:ascii="Consolas" w:cs="Consolas" w:eastAsia="Consolas" w:hAnsi="Consolas"/>
          <w:color w:val="000000"/>
          <w:sz w:val="20"/>
          <w:szCs w:val="20"/>
          <w:rtl w:val="0"/>
        </w:rPr>
        <w:t xml:space="preserve">(job, </w:t>
      </w:r>
      <w:r w:rsidDel="00000000" w:rsidR="00000000" w:rsidRPr="00000000">
        <w:rPr>
          <w:rFonts w:ascii="Consolas" w:cs="Consolas" w:eastAsia="Consolas" w:hAnsi="Consolas"/>
          <w:color w:val="af00db"/>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95e26"/>
          <w:sz w:val="20"/>
          <w:szCs w:val="20"/>
          <w:rtl w:val="0"/>
        </w:rPr>
        <w:t xml:space="preserve">Path</w:t>
      </w:r>
      <w:r w:rsidDel="00000000" w:rsidR="00000000" w:rsidRPr="00000000">
        <w:rPr>
          <w:rFonts w:ascii="Consolas" w:cs="Consolas" w:eastAsia="Consolas" w:hAnsi="Consolas"/>
          <w:color w:val="000000"/>
          <w:sz w:val="20"/>
          <w:szCs w:val="20"/>
          <w:rtl w:val="0"/>
        </w:rPr>
        <w:t xml:space="preserve">(args[</w:t>
      </w:r>
      <w:r w:rsidDel="00000000" w:rsidR="00000000" w:rsidRPr="00000000">
        <w:rPr>
          <w:rFonts w:ascii="Consolas" w:cs="Consolas" w:eastAsia="Consolas" w:hAnsi="Consolas"/>
          <w:color w:val="098658"/>
          <w:sz w:val="20"/>
          <w:szCs w:val="20"/>
          <w:rtl w:val="0"/>
        </w:rPr>
        <w:t xml:space="preserve">1</w:t>
      </w:r>
      <w:r w:rsidDel="00000000" w:rsidR="00000000" w:rsidRPr="00000000">
        <w:rPr>
          <w:rtl w:val="0"/>
        </w:rPr>
      </w:r>
    </w:p>
    <w:p w:rsidR="00000000" w:rsidDel="00000000" w:rsidP="00000000" w:rsidRDefault="00000000" w:rsidRPr="00000000" w14:paraId="000003E0">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1080"/>
          <w:sz w:val="20"/>
          <w:szCs w:val="20"/>
          <w:rtl w:val="0"/>
        </w:rPr>
        <w:t xml:space="preserve">System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exit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1080"/>
          <w:sz w:val="20"/>
          <w:szCs w:val="20"/>
          <w:rtl w:val="0"/>
        </w:rPr>
        <w:t xml:space="preserve">job</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795e26"/>
          <w:sz w:val="20"/>
          <w:szCs w:val="20"/>
          <w:rtl w:val="0"/>
        </w:rPr>
        <w:t xml:space="preserve">waitForCompletion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ff"/>
          <w:sz w:val="20"/>
          <w:szCs w:val="20"/>
          <w:rtl w:val="0"/>
        </w:rPr>
        <w:t xml:space="preserve">true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f00db"/>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f00db"/>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3E1">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3E2">
      <w:pPr>
        <w:shd w:fill="ffffff" w:val="clear"/>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3E3">
      <w:pPr>
        <w:rPr/>
      </w:pPr>
      <w:r w:rsidDel="00000000" w:rsidR="00000000" w:rsidRPr="00000000">
        <w:br w:type="page"/>
      </w:r>
      <w:r w:rsidDel="00000000" w:rsidR="00000000" w:rsidRPr="00000000">
        <w:rPr>
          <w:rtl w:val="0"/>
        </w:rPr>
      </w:r>
    </w:p>
    <w:p w:rsidR="00000000" w:rsidDel="00000000" w:rsidP="00000000" w:rsidRDefault="00000000" w:rsidRPr="00000000" w14:paraId="000003E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color w:val="000000"/>
        </w:rPr>
        <w:drawing>
          <wp:inline distB="0" distT="0" distL="0" distR="0">
            <wp:extent cx="5731510" cy="1256665"/>
            <wp:effectExtent b="0" l="0" r="0" t="0"/>
            <wp:docPr id="2126535737"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5731510" cy="1256665"/>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drawing>
          <wp:inline distB="0" distT="0" distL="0" distR="0">
            <wp:extent cx="5385155" cy="3340514"/>
            <wp:effectExtent b="0" l="0" r="0" t="0"/>
            <wp:docPr id="2126535738" name="image26.png"/>
            <a:graphic>
              <a:graphicData uri="http://schemas.openxmlformats.org/drawingml/2006/picture">
                <pic:pic>
                  <pic:nvPicPr>
                    <pic:cNvPr id="0" name="image26.png"/>
                    <pic:cNvPicPr preferRelativeResize="0"/>
                  </pic:nvPicPr>
                  <pic:blipFill>
                    <a:blip r:embed="rId53"/>
                    <a:srcRect b="0" l="0" r="0" t="0"/>
                    <a:stretch>
                      <a:fillRect/>
                    </a:stretch>
                  </pic:blipFill>
                  <pic:spPr>
                    <a:xfrm>
                      <a:off x="0" y="0"/>
                      <a:ext cx="5385155" cy="3340514"/>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color w:val="000000"/>
        </w:rPr>
        <w:drawing>
          <wp:inline distB="0" distT="0" distL="0" distR="0">
            <wp:extent cx="5731510" cy="1513840"/>
            <wp:effectExtent b="0" l="0" r="0" t="0"/>
            <wp:docPr id="2126535739"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5731510" cy="1513840"/>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F4">
      <w:pPr>
        <w:rPr/>
      </w:pPr>
      <w:r w:rsidDel="00000000" w:rsidR="00000000" w:rsidRPr="00000000">
        <w:rPr>
          <w:color w:val="000000"/>
        </w:rPr>
        <w:drawing>
          <wp:inline distB="0" distT="0" distL="0" distR="0">
            <wp:extent cx="5731510" cy="1954530"/>
            <wp:effectExtent b="0" l="0" r="0" t="0"/>
            <wp:docPr id="2126535740"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5731510" cy="1954530"/>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F7">
      <w:pPr>
        <w:rPr/>
      </w:pPr>
      <w:r w:rsidDel="00000000" w:rsidR="00000000" w:rsidRPr="00000000">
        <w:rPr>
          <w:color w:val="000000"/>
        </w:rPr>
        <w:drawing>
          <wp:inline distB="0" distT="0" distL="0" distR="0">
            <wp:extent cx="5731510" cy="1329690"/>
            <wp:effectExtent b="0" l="0" r="0" t="0"/>
            <wp:docPr id="2126535741"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5731510" cy="1329690"/>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FA">
      <w:pPr>
        <w:jc w:val="center"/>
        <w:rPr/>
      </w:pPr>
      <w:r w:rsidDel="00000000" w:rsidR="00000000" w:rsidRPr="00000000">
        <w:rPr>
          <w:color w:val="000000"/>
        </w:rPr>
        <w:drawing>
          <wp:inline distB="0" distT="0" distL="0" distR="0">
            <wp:extent cx="4053840" cy="1988820"/>
            <wp:effectExtent b="0" l="0" r="0" t="0"/>
            <wp:docPr id="2126535742" name="image18.png"/>
            <a:graphic>
              <a:graphicData uri="http://schemas.openxmlformats.org/drawingml/2006/picture">
                <pic:pic>
                  <pic:nvPicPr>
                    <pic:cNvPr id="0" name="image18.png"/>
                    <pic:cNvPicPr preferRelativeResize="0"/>
                  </pic:nvPicPr>
                  <pic:blipFill>
                    <a:blip r:embed="rId57"/>
                    <a:srcRect b="0" l="0" r="0" t="0"/>
                    <a:stretch>
                      <a:fillRect/>
                    </a:stretch>
                  </pic:blipFill>
                  <pic:spPr>
                    <a:xfrm>
                      <a:off x="0" y="0"/>
                      <a:ext cx="4053840" cy="198882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jc w:val="center"/>
        <w:rPr/>
      </w:pPr>
      <w:r w:rsidDel="00000000" w:rsidR="00000000" w:rsidRPr="00000000">
        <w:rPr>
          <w:rtl w:val="0"/>
        </w:rPr>
      </w:r>
    </w:p>
    <w:p w:rsidR="00000000" w:rsidDel="00000000" w:rsidP="00000000" w:rsidRDefault="00000000" w:rsidRPr="00000000" w14:paraId="000003F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FD">
      <w:pPr>
        <w:jc w:val="center"/>
        <w:rPr>
          <w:color w:val="000000"/>
        </w:rPr>
      </w:pPr>
      <w:r w:rsidDel="00000000" w:rsidR="00000000" w:rsidRPr="00000000">
        <w:rPr>
          <w:color w:val="000000"/>
        </w:rPr>
        <w:drawing>
          <wp:inline distB="0" distT="0" distL="0" distR="0">
            <wp:extent cx="2946156" cy="1893957"/>
            <wp:effectExtent b="0" l="0" r="0" t="0"/>
            <wp:docPr id="2126535775" name="image38.png"/>
            <a:graphic>
              <a:graphicData uri="http://schemas.openxmlformats.org/drawingml/2006/picture">
                <pic:pic>
                  <pic:nvPicPr>
                    <pic:cNvPr id="0" name="image38.png"/>
                    <pic:cNvPicPr preferRelativeResize="0"/>
                  </pic:nvPicPr>
                  <pic:blipFill>
                    <a:blip r:embed="rId58"/>
                    <a:srcRect b="0" l="0" r="0" t="0"/>
                    <a:stretch>
                      <a:fillRect/>
                    </a:stretch>
                  </pic:blipFill>
                  <pic:spPr>
                    <a:xfrm>
                      <a:off x="0" y="0"/>
                      <a:ext cx="2946156" cy="1893957"/>
                    </a:xfrm>
                    <a:prstGeom prst="rect"/>
                    <a:ln/>
                  </pic:spPr>
                </pic:pic>
              </a:graphicData>
            </a:graphic>
          </wp:inline>
        </w:drawing>
      </w:r>
      <w:r w:rsidDel="00000000" w:rsidR="00000000" w:rsidRPr="00000000">
        <w:rPr>
          <w:color w:val="000000"/>
        </w:rPr>
        <w:drawing>
          <wp:inline distB="0" distT="0" distL="0" distR="0">
            <wp:extent cx="2726899" cy="1884769"/>
            <wp:effectExtent b="0" l="0" r="0" t="0"/>
            <wp:docPr id="2126535776" name="image32.png"/>
            <a:graphic>
              <a:graphicData uri="http://schemas.openxmlformats.org/drawingml/2006/picture">
                <pic:pic>
                  <pic:nvPicPr>
                    <pic:cNvPr id="0" name="image32.png"/>
                    <pic:cNvPicPr preferRelativeResize="0"/>
                  </pic:nvPicPr>
                  <pic:blipFill>
                    <a:blip r:embed="rId59"/>
                    <a:srcRect b="0" l="0" r="0" t="0"/>
                    <a:stretch>
                      <a:fillRect/>
                    </a:stretch>
                  </pic:blipFill>
                  <pic:spPr>
                    <a:xfrm>
                      <a:off x="0" y="0"/>
                      <a:ext cx="2726899" cy="1884769"/>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jc w:val="center"/>
        <w:rPr>
          <w:color w:val="000000"/>
        </w:rPr>
      </w:pPr>
      <w:r w:rsidDel="00000000" w:rsidR="00000000" w:rsidRPr="00000000">
        <w:rPr>
          <w:rtl w:val="0"/>
        </w:rPr>
      </w:r>
    </w:p>
    <w:p w:rsidR="00000000" w:rsidDel="00000000" w:rsidP="00000000" w:rsidRDefault="00000000" w:rsidRPr="00000000" w14:paraId="000003F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00">
      <w:pPr>
        <w:jc w:val="center"/>
        <w:rPr/>
      </w:pPr>
      <w:r w:rsidDel="00000000" w:rsidR="00000000" w:rsidRPr="00000000">
        <w:rPr>
          <w:color w:val="000000"/>
        </w:rPr>
        <w:drawing>
          <wp:inline distB="0" distT="0" distL="0" distR="0">
            <wp:extent cx="5298446" cy="1351908"/>
            <wp:effectExtent b="0" l="0" r="0" t="0"/>
            <wp:docPr id="2126535777" name="image51.png"/>
            <a:graphic>
              <a:graphicData uri="http://schemas.openxmlformats.org/drawingml/2006/picture">
                <pic:pic>
                  <pic:nvPicPr>
                    <pic:cNvPr id="0" name="image51.png"/>
                    <pic:cNvPicPr preferRelativeResize="0"/>
                  </pic:nvPicPr>
                  <pic:blipFill>
                    <a:blip r:embed="rId60"/>
                    <a:srcRect b="0" l="0" r="0" t="0"/>
                    <a:stretch>
                      <a:fillRect/>
                    </a:stretch>
                  </pic:blipFill>
                  <pic:spPr>
                    <a:xfrm>
                      <a:off x="0" y="0"/>
                      <a:ext cx="5298446" cy="1351908"/>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03">
      <w:pPr>
        <w:jc w:val="center"/>
        <w:rPr/>
      </w:pPr>
      <w:r w:rsidDel="00000000" w:rsidR="00000000" w:rsidRPr="00000000">
        <w:rPr/>
        <w:drawing>
          <wp:inline distB="0" distT="0" distL="0" distR="0">
            <wp:extent cx="4969473" cy="2855272"/>
            <wp:effectExtent b="0" l="0" r="0" t="0"/>
            <wp:docPr id="2126535778" name="image68.png"/>
            <a:graphic>
              <a:graphicData uri="http://schemas.openxmlformats.org/drawingml/2006/picture">
                <pic:pic>
                  <pic:nvPicPr>
                    <pic:cNvPr id="0" name="image68.png"/>
                    <pic:cNvPicPr preferRelativeResize="0"/>
                  </pic:nvPicPr>
                  <pic:blipFill>
                    <a:blip r:embed="rId61"/>
                    <a:srcRect b="0" l="0" r="0" t="0"/>
                    <a:stretch>
                      <a:fillRect/>
                    </a:stretch>
                  </pic:blipFill>
                  <pic:spPr>
                    <a:xfrm>
                      <a:off x="0" y="0"/>
                      <a:ext cx="4969473" cy="2855272"/>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jc w:val="center"/>
        <w:rPr/>
      </w:pPr>
      <w:r w:rsidDel="00000000" w:rsidR="00000000" w:rsidRPr="00000000">
        <w:rPr>
          <w:rtl w:val="0"/>
        </w:rPr>
      </w:r>
    </w:p>
    <w:p w:rsidR="00000000" w:rsidDel="00000000" w:rsidP="00000000" w:rsidRDefault="00000000" w:rsidRPr="00000000" w14:paraId="0000040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06">
      <w:pPr>
        <w:jc w:val="center"/>
        <w:rPr/>
      </w:pPr>
      <w:r w:rsidDel="00000000" w:rsidR="00000000" w:rsidRPr="00000000">
        <w:rPr/>
        <w:drawing>
          <wp:inline distB="0" distT="0" distL="0" distR="0">
            <wp:extent cx="3051214" cy="1286400"/>
            <wp:effectExtent b="0" l="0" r="0" t="0"/>
            <wp:docPr id="2126535779" name="image54.png"/>
            <a:graphic>
              <a:graphicData uri="http://schemas.openxmlformats.org/drawingml/2006/picture">
                <pic:pic>
                  <pic:nvPicPr>
                    <pic:cNvPr id="0" name="image54.png"/>
                    <pic:cNvPicPr preferRelativeResize="0"/>
                  </pic:nvPicPr>
                  <pic:blipFill>
                    <a:blip r:embed="rId62"/>
                    <a:srcRect b="0" l="0" r="0" t="0"/>
                    <a:stretch>
                      <a:fillRect/>
                    </a:stretch>
                  </pic:blipFill>
                  <pic:spPr>
                    <a:xfrm>
                      <a:off x="0" y="0"/>
                      <a:ext cx="3051214" cy="1286400"/>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pStyle w:val="Heading3"/>
        <w:rPr/>
      </w:pPr>
      <w:r w:rsidDel="00000000" w:rsidR="00000000" w:rsidRPr="00000000">
        <w:rPr>
          <w:rtl w:val="0"/>
        </w:rPr>
        <w:t xml:space="preserve">Learning Outcomes:</w:t>
      </w:r>
    </w:p>
    <w:tbl>
      <w:tblPr>
        <w:tblStyle w:val="Table11"/>
        <w:tblW w:w="9016.0" w:type="dxa"/>
        <w:jc w:val="left"/>
        <w:tblBorders>
          <w:top w:color="000000" w:space="0" w:sz="0" w:val="nil"/>
          <w:left w:color="000000" w:space="0" w:sz="0" w:val="nil"/>
          <w:bottom w:color="000000" w:space="0" w:sz="0" w:val="nil"/>
          <w:right w:color="000000" w:space="0" w:sz="0" w:val="nil"/>
          <w:insideH w:color="000000" w:space="0" w:sz="4" w:val="dotted"/>
          <w:insideV w:color="000000" w:space="0" w:sz="0" w:val="nil"/>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408">
            <w:pPr>
              <w:rPr/>
            </w:pPr>
            <w:r w:rsidDel="00000000" w:rsidR="00000000" w:rsidRPr="00000000">
              <w:rPr>
                <w:rtl w:val="0"/>
              </w:rPr>
            </w:r>
          </w:p>
        </w:tc>
      </w:tr>
      <w:tr>
        <w:trPr>
          <w:cantSplit w:val="0"/>
          <w:tblHeader w:val="0"/>
        </w:trPr>
        <w:tc>
          <w:tcPr/>
          <w:p w:rsidR="00000000" w:rsidDel="00000000" w:rsidP="00000000" w:rsidRDefault="00000000" w:rsidRPr="00000000" w14:paraId="00000409">
            <w:pPr>
              <w:rPr/>
            </w:pPr>
            <w:r w:rsidDel="00000000" w:rsidR="00000000" w:rsidRPr="00000000">
              <w:rPr>
                <w:rtl w:val="0"/>
              </w:rPr>
            </w:r>
          </w:p>
        </w:tc>
      </w:tr>
      <w:tr>
        <w:trPr>
          <w:cantSplit w:val="0"/>
          <w:tblHeader w:val="0"/>
        </w:trPr>
        <w:tc>
          <w:tcPr/>
          <w:p w:rsidR="00000000" w:rsidDel="00000000" w:rsidP="00000000" w:rsidRDefault="00000000" w:rsidRPr="00000000" w14:paraId="0000040A">
            <w:pPr>
              <w:rPr/>
            </w:pPr>
            <w:r w:rsidDel="00000000" w:rsidR="00000000" w:rsidRPr="00000000">
              <w:rPr>
                <w:rtl w:val="0"/>
              </w:rPr>
            </w:r>
          </w:p>
        </w:tc>
      </w:tr>
      <w:tr>
        <w:trPr>
          <w:cantSplit w:val="0"/>
          <w:tblHeader w:val="0"/>
        </w:trPr>
        <w:tc>
          <w:tcPr/>
          <w:p w:rsidR="00000000" w:rsidDel="00000000" w:rsidP="00000000" w:rsidRDefault="00000000" w:rsidRPr="00000000" w14:paraId="0000040B">
            <w:pPr>
              <w:rPr/>
            </w:pPr>
            <w:r w:rsidDel="00000000" w:rsidR="00000000" w:rsidRPr="00000000">
              <w:rPr>
                <w:rtl w:val="0"/>
              </w:rPr>
            </w:r>
          </w:p>
        </w:tc>
      </w:tr>
      <w:tr>
        <w:trPr>
          <w:cantSplit w:val="0"/>
          <w:tblHeader w:val="0"/>
        </w:trPr>
        <w:tc>
          <w:tcPr/>
          <w:p w:rsidR="00000000" w:rsidDel="00000000" w:rsidP="00000000" w:rsidRDefault="00000000" w:rsidRPr="00000000" w14:paraId="0000040C">
            <w:pPr>
              <w:rPr/>
            </w:pPr>
            <w:r w:rsidDel="00000000" w:rsidR="00000000" w:rsidRPr="00000000">
              <w:rPr>
                <w:rtl w:val="0"/>
              </w:rPr>
            </w:r>
          </w:p>
        </w:tc>
      </w:tr>
    </w:tbl>
    <w:p w:rsidR="00000000" w:rsidDel="00000000" w:rsidP="00000000" w:rsidRDefault="00000000" w:rsidRPr="00000000" w14:paraId="0000040D">
      <w:pPr>
        <w:rPr/>
      </w:pPr>
      <w:r w:rsidDel="00000000" w:rsidR="00000000" w:rsidRPr="00000000">
        <w:br w:type="page"/>
      </w:r>
      <w:r w:rsidDel="00000000" w:rsidR="00000000" w:rsidRPr="00000000">
        <w:rPr>
          <w:rtl w:val="0"/>
        </w:rPr>
      </w:r>
    </w:p>
    <w:p w:rsidR="00000000" w:rsidDel="00000000" w:rsidP="00000000" w:rsidRDefault="00000000" w:rsidRPr="00000000" w14:paraId="0000040E">
      <w:pPr>
        <w:pStyle w:val="Heading1"/>
        <w:rPr/>
      </w:pPr>
      <w:r w:rsidDel="00000000" w:rsidR="00000000" w:rsidRPr="00000000">
        <w:rPr>
          <w:rtl w:val="0"/>
        </w:rPr>
        <w:t xml:space="preserve">Experiment 6</w:t>
      </w:r>
    </w:p>
    <w:p w:rsidR="00000000" w:rsidDel="00000000" w:rsidP="00000000" w:rsidRDefault="00000000" w:rsidRPr="00000000" w14:paraId="0000040F">
      <w:pPr>
        <w:pStyle w:val="Heading2"/>
        <w:rPr/>
      </w:pPr>
      <w:r w:rsidDel="00000000" w:rsidR="00000000" w:rsidRPr="00000000">
        <w:rPr>
          <w:rtl w:val="0"/>
        </w:rPr>
        <w:t xml:space="preserve">Experiment 6: Develop a map reduce program to find the maximum electrical consumption in each year given electrical consumption for each month in each year.</w:t>
      </w:r>
    </w:p>
    <w:p w:rsidR="00000000" w:rsidDel="00000000" w:rsidP="00000000" w:rsidRDefault="00000000" w:rsidRPr="00000000" w14:paraId="00000410">
      <w:pPr>
        <w:pStyle w:val="Heading3"/>
        <w:rPr/>
      </w:pPr>
      <w:r w:rsidDel="00000000" w:rsidR="00000000" w:rsidRPr="00000000">
        <w:rPr>
          <w:rtl w:val="0"/>
        </w:rPr>
        <w:t xml:space="preserve">Theory:</w:t>
      </w:r>
    </w:p>
    <w:tbl>
      <w:tblPr>
        <w:tblStyle w:val="Table12"/>
        <w:tblW w:w="9016.0" w:type="dxa"/>
        <w:jc w:val="left"/>
        <w:tblBorders>
          <w:top w:color="000000" w:space="0" w:sz="0" w:val="nil"/>
          <w:left w:color="000000" w:space="0" w:sz="0" w:val="nil"/>
          <w:bottom w:color="000000" w:space="0" w:sz="0" w:val="nil"/>
          <w:right w:color="000000" w:space="0" w:sz="0" w:val="nil"/>
          <w:insideH w:color="000000" w:space="0" w:sz="4" w:val="dotted"/>
          <w:insideV w:color="000000" w:space="0" w:sz="0" w:val="nil"/>
        </w:tblBorders>
        <w:tblLayout w:type="fixed"/>
        <w:tblLook w:val="0400"/>
      </w:tblPr>
      <w:tblGrid>
        <w:gridCol w:w="9016"/>
        <w:tblGridChange w:id="0">
          <w:tblGrid>
            <w:gridCol w:w="9016"/>
          </w:tblGrid>
        </w:tblGridChange>
      </w:tblGrid>
      <w:tr>
        <w:trPr>
          <w:cantSplit w:val="0"/>
          <w:trHeight w:val="454" w:hRule="atLeast"/>
          <w:tblHeader w:val="0"/>
        </w:trPr>
        <w:tc>
          <w:tcPr>
            <w:tcBorders>
              <w:top w:color="000000" w:space="0" w:sz="4" w:val="dotted"/>
              <w:bottom w:color="000000" w:space="0" w:sz="4" w:val="dotted"/>
            </w:tcBorders>
          </w:tcPr>
          <w:p w:rsidR="00000000" w:rsidDel="00000000" w:rsidP="00000000" w:rsidRDefault="00000000" w:rsidRPr="00000000" w14:paraId="00000411">
            <w:pPr>
              <w:rPr/>
            </w:pPr>
            <w:r w:rsidDel="00000000" w:rsidR="00000000" w:rsidRPr="00000000">
              <w:rPr>
                <w:rtl w:val="0"/>
              </w:rPr>
            </w:r>
          </w:p>
        </w:tc>
      </w:tr>
      <w:tr>
        <w:trPr>
          <w:cantSplit w:val="0"/>
          <w:trHeight w:val="454" w:hRule="atLeast"/>
          <w:tblHeader w:val="0"/>
        </w:trPr>
        <w:tc>
          <w:tcPr>
            <w:tcBorders>
              <w:top w:color="000000" w:space="0" w:sz="4" w:val="dotted"/>
            </w:tcBorders>
          </w:tcPr>
          <w:p w:rsidR="00000000" w:rsidDel="00000000" w:rsidP="00000000" w:rsidRDefault="00000000" w:rsidRPr="00000000" w14:paraId="00000412">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13">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14">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15">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16">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17">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18">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19">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1A">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1B">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1C">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1D">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1E">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1F">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20">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21">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22">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23">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24">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25">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26">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27">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28">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29">
            <w:pPr>
              <w:rPr/>
            </w:pPr>
            <w:r w:rsidDel="00000000" w:rsidR="00000000" w:rsidRPr="00000000">
              <w:rPr>
                <w:rtl w:val="0"/>
              </w:rPr>
            </w:r>
          </w:p>
        </w:tc>
      </w:tr>
    </w:tbl>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pStyle w:val="Heading3"/>
        <w:spacing w:after="0" w:lineRule="auto"/>
        <w:rPr/>
      </w:pPr>
      <w:r w:rsidDel="00000000" w:rsidR="00000000" w:rsidRPr="00000000">
        <w:rPr>
          <w:rtl w:val="0"/>
        </w:rPr>
        <w:t xml:space="preserve">Code:</w:t>
      </w:r>
    </w:p>
    <w:p w:rsidR="00000000" w:rsidDel="00000000" w:rsidP="00000000" w:rsidRDefault="00000000" w:rsidRPr="00000000" w14:paraId="0000042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java.io.IOException;</w:t>
      </w:r>
    </w:p>
    <w:p w:rsidR="00000000" w:rsidDel="00000000" w:rsidP="00000000" w:rsidRDefault="00000000" w:rsidRPr="00000000" w14:paraId="0000042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java.util.StringTokenizer;</w:t>
      </w:r>
    </w:p>
    <w:p w:rsidR="00000000" w:rsidDel="00000000" w:rsidP="00000000" w:rsidRDefault="00000000" w:rsidRPr="00000000" w14:paraId="0000042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org.apache.hadoop.conf.Configuration;</w:t>
      </w:r>
    </w:p>
    <w:p w:rsidR="00000000" w:rsidDel="00000000" w:rsidP="00000000" w:rsidRDefault="00000000" w:rsidRPr="00000000" w14:paraId="0000042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org.apache.hadoop.fs.Path;</w:t>
      </w:r>
    </w:p>
    <w:p w:rsidR="00000000" w:rsidDel="00000000" w:rsidP="00000000" w:rsidRDefault="00000000" w:rsidRPr="00000000" w14:paraId="0000043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org.apache.hadoop.io.IntWritable;</w:t>
      </w:r>
    </w:p>
    <w:p w:rsidR="00000000" w:rsidDel="00000000" w:rsidP="00000000" w:rsidRDefault="00000000" w:rsidRPr="00000000" w14:paraId="0000043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org.apache.hadoop.io.Text;</w:t>
      </w:r>
    </w:p>
    <w:p w:rsidR="00000000" w:rsidDel="00000000" w:rsidP="00000000" w:rsidRDefault="00000000" w:rsidRPr="00000000" w14:paraId="0000043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org.apache.hadoop.mapreduce.Job;</w:t>
      </w:r>
    </w:p>
    <w:p w:rsidR="00000000" w:rsidDel="00000000" w:rsidP="00000000" w:rsidRDefault="00000000" w:rsidRPr="00000000" w14:paraId="0000043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org.apache.hadoop.mapreduce.Mapper;</w:t>
      </w:r>
    </w:p>
    <w:p w:rsidR="00000000" w:rsidDel="00000000" w:rsidP="00000000" w:rsidRDefault="00000000" w:rsidRPr="00000000" w14:paraId="0000043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org.apache.hadoop.mapreduce.Reducer;</w:t>
      </w:r>
    </w:p>
    <w:p w:rsidR="00000000" w:rsidDel="00000000" w:rsidP="00000000" w:rsidRDefault="00000000" w:rsidRPr="00000000" w14:paraId="0000043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org.apache.hadoop.mapreduce.lib.input.FileInputFormat;</w:t>
      </w:r>
    </w:p>
    <w:p w:rsidR="00000000" w:rsidDel="00000000" w:rsidP="00000000" w:rsidRDefault="00000000" w:rsidRPr="00000000" w14:paraId="0000043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org.apache.hadoop.mapreduce.lib.output.FileOutputFormat;</w:t>
      </w:r>
    </w:p>
    <w:p w:rsidR="00000000" w:rsidDel="00000000" w:rsidP="00000000" w:rsidRDefault="00000000" w:rsidRPr="00000000" w14:paraId="00000437">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3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MaxElectricalConsumption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39">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3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Mapper class to extract month and consumption data</w:t>
      </w:r>
      <w:r w:rsidDel="00000000" w:rsidR="00000000" w:rsidRPr="00000000">
        <w:rPr>
          <w:rtl w:val="0"/>
        </w:rPr>
      </w:r>
    </w:p>
    <w:p w:rsidR="00000000" w:rsidDel="00000000" w:rsidP="00000000" w:rsidRDefault="00000000" w:rsidRPr="00000000" w14:paraId="0000043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ConsumptionMapper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Mapper</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Object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IntWritable</w:t>
      </w:r>
      <w:r w:rsidDel="00000000" w:rsidR="00000000" w:rsidRPr="00000000">
        <w:rPr>
          <w:rFonts w:ascii="Consolas" w:cs="Consolas" w:eastAsia="Consolas" w:hAnsi="Consolas"/>
          <w:color w:val="000000"/>
          <w:sz w:val="21"/>
          <w:szCs w:val="21"/>
          <w:rtl w:val="0"/>
        </w:rPr>
        <w:t xml:space="preserve">&gt; {</w:t>
      </w:r>
    </w:p>
    <w:p w:rsidR="00000000" w:rsidDel="00000000" w:rsidP="00000000" w:rsidRDefault="00000000" w:rsidRPr="00000000" w14:paraId="0000043C">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3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month</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3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IntWritable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consumption</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IntWritable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3F">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4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map</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Object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key</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value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IOException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InterruptedException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4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StringTokenizer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itr</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StringTokenizer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value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toString</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42">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4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Expected format: "Month Consumption"</w:t>
      </w:r>
      <w:r w:rsidDel="00000000" w:rsidR="00000000" w:rsidRPr="00000000">
        <w:rPr>
          <w:rtl w:val="0"/>
        </w:rPr>
      </w:r>
    </w:p>
    <w:p w:rsidR="00000000" w:rsidDel="00000000" w:rsidP="00000000" w:rsidRDefault="00000000" w:rsidRPr="00000000" w14:paraId="0000044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itr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hasMoreTokens</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4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monthString</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itr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nextToken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Month (e.g., "January")</w:t>
      </w:r>
      <w:r w:rsidDel="00000000" w:rsidR="00000000" w:rsidRPr="00000000">
        <w:rPr>
          <w:rtl w:val="0"/>
        </w:rPr>
      </w:r>
    </w:p>
    <w:p w:rsidR="00000000" w:rsidDel="00000000" w:rsidP="00000000" w:rsidRDefault="00000000" w:rsidRPr="00000000" w14:paraId="0000044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consumptionString</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itr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nextToken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Consumption value</w:t>
      </w:r>
      <w:r w:rsidDel="00000000" w:rsidR="00000000" w:rsidRPr="00000000">
        <w:rPr>
          <w:rtl w:val="0"/>
        </w:rPr>
      </w:r>
    </w:p>
    <w:p w:rsidR="00000000" w:rsidDel="00000000" w:rsidP="00000000" w:rsidRDefault="00000000" w:rsidRPr="00000000" w14:paraId="00000447">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4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try</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4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month</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w:t>
      </w:r>
      <w:r w:rsidDel="00000000" w:rsidR="00000000" w:rsidRPr="00000000">
        <w:rPr>
          <w:rFonts w:ascii="Consolas" w:cs="Consolas" w:eastAsia="Consolas" w:hAnsi="Consolas"/>
          <w:color w:val="000000"/>
          <w:sz w:val="21"/>
          <w:szCs w:val="21"/>
          <w:rtl w:val="0"/>
        </w:rPr>
        <w:t xml:space="preserve">(monthString);</w:t>
      </w:r>
    </w:p>
    <w:p w:rsidR="00000000" w:rsidDel="00000000" w:rsidP="00000000" w:rsidRDefault="00000000" w:rsidRPr="00000000" w14:paraId="0000044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consumption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Integer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parseInt</w:t>
      </w:r>
      <w:r w:rsidDel="00000000" w:rsidR="00000000" w:rsidRPr="00000000">
        <w:rPr>
          <w:rFonts w:ascii="Consolas" w:cs="Consolas" w:eastAsia="Consolas" w:hAnsi="Consolas"/>
          <w:color w:val="000000"/>
          <w:sz w:val="21"/>
          <w:szCs w:val="21"/>
          <w:rtl w:val="0"/>
        </w:rPr>
        <w:t xml:space="preserve">(consumptionString)); </w:t>
      </w:r>
      <w:r w:rsidDel="00000000" w:rsidR="00000000" w:rsidRPr="00000000">
        <w:rPr>
          <w:rFonts w:ascii="Consolas" w:cs="Consolas" w:eastAsia="Consolas" w:hAnsi="Consolas"/>
          <w:color w:val="008000"/>
          <w:sz w:val="21"/>
          <w:szCs w:val="21"/>
          <w:rtl w:val="0"/>
        </w:rPr>
        <w:t xml:space="preserve">// Parse the consumption value</w:t>
      </w:r>
      <w:r w:rsidDel="00000000" w:rsidR="00000000" w:rsidRPr="00000000">
        <w:rPr>
          <w:rtl w:val="0"/>
        </w:rPr>
      </w:r>
    </w:p>
    <w:p w:rsidR="00000000" w:rsidDel="00000000" w:rsidP="00000000" w:rsidRDefault="00000000" w:rsidRPr="00000000" w14:paraId="0000044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write</w:t>
      </w:r>
      <w:r w:rsidDel="00000000" w:rsidR="00000000" w:rsidRPr="00000000">
        <w:rPr>
          <w:rFonts w:ascii="Consolas" w:cs="Consolas" w:eastAsia="Consolas" w:hAnsi="Consolas"/>
          <w:color w:val="000000"/>
          <w:sz w:val="21"/>
          <w:szCs w:val="21"/>
          <w:rtl w:val="0"/>
        </w:rPr>
        <w:t xml:space="preserve">(month, consumption); </w:t>
      </w:r>
      <w:r w:rsidDel="00000000" w:rsidR="00000000" w:rsidRPr="00000000">
        <w:rPr>
          <w:rFonts w:ascii="Consolas" w:cs="Consolas" w:eastAsia="Consolas" w:hAnsi="Consolas"/>
          <w:color w:val="008000"/>
          <w:sz w:val="21"/>
          <w:szCs w:val="21"/>
          <w:rtl w:val="0"/>
        </w:rPr>
        <w:t xml:space="preserve">// Emit (month, consumption)</w:t>
      </w:r>
      <w:r w:rsidDel="00000000" w:rsidR="00000000" w:rsidRPr="00000000">
        <w:rPr>
          <w:rtl w:val="0"/>
        </w:rPr>
      </w:r>
    </w:p>
    <w:p w:rsidR="00000000" w:rsidDel="00000000" w:rsidP="00000000" w:rsidRDefault="00000000" w:rsidRPr="00000000" w14:paraId="0000044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catch</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NumberFormatException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4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err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println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"Skipping invalid record: "</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value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toString</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4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4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5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5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52">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5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Reducer class to calculate the maximum consumption across all months</w:t>
      </w:r>
      <w:r w:rsidDel="00000000" w:rsidR="00000000" w:rsidRPr="00000000">
        <w:rPr>
          <w:rtl w:val="0"/>
        </w:rPr>
      </w:r>
    </w:p>
    <w:p w:rsidR="00000000" w:rsidDel="00000000" w:rsidP="00000000" w:rsidRDefault="00000000" w:rsidRPr="00000000" w14:paraId="0000045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MaxConsumptionReducer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Reducer</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IntWritable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IntWritable</w:t>
      </w:r>
      <w:r w:rsidDel="00000000" w:rsidR="00000000" w:rsidRPr="00000000">
        <w:rPr>
          <w:rFonts w:ascii="Consolas" w:cs="Consolas" w:eastAsia="Consolas" w:hAnsi="Consolas"/>
          <w:color w:val="000000"/>
          <w:sz w:val="21"/>
          <w:szCs w:val="21"/>
          <w:rtl w:val="0"/>
        </w:rPr>
        <w:t xml:space="preserve">&gt; {</w:t>
      </w:r>
    </w:p>
    <w:p w:rsidR="00000000" w:rsidDel="00000000" w:rsidP="00000000" w:rsidRDefault="00000000" w:rsidRPr="00000000" w14:paraId="00000455">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5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resultMonth</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5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IntWritable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resultConsumption</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IntWritable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5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maxMonth</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5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maxConsumption</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Integer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MIN_VALUE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5A">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5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reduce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key</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Iterable</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IntWritable</w:t>
      </w:r>
      <w:r w:rsidDel="00000000" w:rsidR="00000000" w:rsidRPr="00000000">
        <w:rPr>
          <w:rFonts w:ascii="Consolas" w:cs="Consolas" w:eastAsia="Consolas" w:hAnsi="Consolas"/>
          <w:color w:val="000000"/>
          <w:sz w:val="21"/>
          <w:szCs w:val="21"/>
          <w:rtl w:val="0"/>
        </w:rPr>
        <w:t xml:space="preserve">&gt; </w:t>
      </w:r>
      <w:r w:rsidDel="00000000" w:rsidR="00000000" w:rsidRPr="00000000">
        <w:rPr>
          <w:rFonts w:ascii="Consolas" w:cs="Consolas" w:eastAsia="Consolas" w:hAnsi="Consolas"/>
          <w:color w:val="001080"/>
          <w:sz w:val="21"/>
          <w:szCs w:val="21"/>
          <w:rtl w:val="0"/>
        </w:rPr>
        <w:t xml:space="preserve">values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IOException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InterruptedException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5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IntWritable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val</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000000"/>
          <w:sz w:val="21"/>
          <w:szCs w:val="21"/>
          <w:rtl w:val="0"/>
        </w:rPr>
        <w:t xml:space="preserve"> values) {</w:t>
      </w:r>
    </w:p>
    <w:p w:rsidR="00000000" w:rsidDel="00000000" w:rsidP="00000000" w:rsidRDefault="00000000" w:rsidRPr="00000000" w14:paraId="0000045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val</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get</w:t>
      </w:r>
      <w:r w:rsidDel="00000000" w:rsidR="00000000" w:rsidRPr="00000000">
        <w:rPr>
          <w:rFonts w:ascii="Consolas" w:cs="Consolas" w:eastAsia="Consolas" w:hAnsi="Consolas"/>
          <w:color w:val="000000"/>
          <w:sz w:val="21"/>
          <w:szCs w:val="21"/>
          <w:rtl w:val="0"/>
        </w:rPr>
        <w:t xml:space="preserve">() &gt; maxConsumption) {</w:t>
      </w:r>
    </w:p>
    <w:p w:rsidR="00000000" w:rsidDel="00000000" w:rsidP="00000000" w:rsidRDefault="00000000" w:rsidRPr="00000000" w14:paraId="0000045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maxConsumption = </w:t>
      </w:r>
      <w:r w:rsidDel="00000000" w:rsidR="00000000" w:rsidRPr="00000000">
        <w:rPr>
          <w:rFonts w:ascii="Consolas" w:cs="Consolas" w:eastAsia="Consolas" w:hAnsi="Consolas"/>
          <w:color w:val="001080"/>
          <w:sz w:val="21"/>
          <w:szCs w:val="21"/>
          <w:rtl w:val="0"/>
        </w:rPr>
        <w:t xml:space="preserve">val</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get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5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maxMonth = </w:t>
      </w:r>
      <w:r w:rsidDel="00000000" w:rsidR="00000000" w:rsidRPr="00000000">
        <w:rPr>
          <w:rFonts w:ascii="Consolas" w:cs="Consolas" w:eastAsia="Consolas" w:hAnsi="Consolas"/>
          <w:color w:val="001080"/>
          <w:sz w:val="21"/>
          <w:szCs w:val="21"/>
          <w:rtl w:val="0"/>
        </w:rPr>
        <w:t xml:space="preserve">key</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toString</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6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6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6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6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Override</w:t>
      </w:r>
      <w:r w:rsidDel="00000000" w:rsidR="00000000" w:rsidRPr="00000000">
        <w:rPr>
          <w:rtl w:val="0"/>
        </w:rPr>
      </w:r>
    </w:p>
    <w:p w:rsidR="00000000" w:rsidDel="00000000" w:rsidP="00000000" w:rsidRDefault="00000000" w:rsidRPr="00000000" w14:paraId="0000046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protected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cleanup</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IOException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InterruptedException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6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resultMonth</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w:t>
      </w:r>
      <w:r w:rsidDel="00000000" w:rsidR="00000000" w:rsidRPr="00000000">
        <w:rPr>
          <w:rFonts w:ascii="Consolas" w:cs="Consolas" w:eastAsia="Consolas" w:hAnsi="Consolas"/>
          <w:color w:val="000000"/>
          <w:sz w:val="21"/>
          <w:szCs w:val="21"/>
          <w:rtl w:val="0"/>
        </w:rPr>
        <w:t xml:space="preserve">(maxMonth);</w:t>
      </w:r>
    </w:p>
    <w:p w:rsidR="00000000" w:rsidDel="00000000" w:rsidP="00000000" w:rsidRDefault="00000000" w:rsidRPr="00000000" w14:paraId="0000046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resultConsumption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w:t>
      </w:r>
      <w:r w:rsidDel="00000000" w:rsidR="00000000" w:rsidRPr="00000000">
        <w:rPr>
          <w:rFonts w:ascii="Consolas" w:cs="Consolas" w:eastAsia="Consolas" w:hAnsi="Consolas"/>
          <w:color w:val="000000"/>
          <w:sz w:val="21"/>
          <w:szCs w:val="21"/>
          <w:rtl w:val="0"/>
        </w:rPr>
        <w:t xml:space="preserve">(maxConsumption);</w:t>
      </w:r>
    </w:p>
    <w:p w:rsidR="00000000" w:rsidDel="00000000" w:rsidP="00000000" w:rsidRDefault="00000000" w:rsidRPr="00000000" w14:paraId="0000046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write</w:t>
      </w:r>
      <w:r w:rsidDel="00000000" w:rsidR="00000000" w:rsidRPr="00000000">
        <w:rPr>
          <w:rFonts w:ascii="Consolas" w:cs="Consolas" w:eastAsia="Consolas" w:hAnsi="Consolas"/>
          <w:color w:val="000000"/>
          <w:sz w:val="21"/>
          <w:szCs w:val="21"/>
          <w:rtl w:val="0"/>
        </w:rPr>
        <w:t xml:space="preserve">(resultMonth, resultConsumption);</w:t>
      </w:r>
    </w:p>
    <w:p w:rsidR="00000000" w:rsidDel="00000000" w:rsidP="00000000" w:rsidRDefault="00000000" w:rsidRPr="00000000" w14:paraId="0000046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6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6A">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6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main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args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Exception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6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Configuration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conf</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Configuration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6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Job</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getInstance</w:t>
      </w:r>
      <w:r w:rsidDel="00000000" w:rsidR="00000000" w:rsidRPr="00000000">
        <w:rPr>
          <w:rFonts w:ascii="Consolas" w:cs="Consolas" w:eastAsia="Consolas" w:hAnsi="Consolas"/>
          <w:color w:val="000000"/>
          <w:sz w:val="21"/>
          <w:szCs w:val="21"/>
          <w:rtl w:val="0"/>
        </w:rPr>
        <w:t xml:space="preserve">(conf, </w:t>
      </w:r>
      <w:r w:rsidDel="00000000" w:rsidR="00000000" w:rsidRPr="00000000">
        <w:rPr>
          <w:rFonts w:ascii="Consolas" w:cs="Consolas" w:eastAsia="Consolas" w:hAnsi="Consolas"/>
          <w:color w:val="a31515"/>
          <w:sz w:val="21"/>
          <w:szCs w:val="21"/>
          <w:rtl w:val="0"/>
        </w:rPr>
        <w:t xml:space="preserve">"Maximum Electrical Consumption"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6E">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6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setJarByClass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MaxElectricalConsumption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7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setMapperClass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ConsumptionMapper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7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setReducerClass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MaxConsumptionReducer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72">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7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setOutputKeyClass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Key: month</w:t>
      </w:r>
      <w:r w:rsidDel="00000000" w:rsidR="00000000" w:rsidRPr="00000000">
        <w:rPr>
          <w:rtl w:val="0"/>
        </w:rPr>
      </w:r>
    </w:p>
    <w:p w:rsidR="00000000" w:rsidDel="00000000" w:rsidP="00000000" w:rsidRDefault="00000000" w:rsidRPr="00000000" w14:paraId="0000047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setOutputValueClass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IntWritable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Value: consumption</w:t>
      </w:r>
      <w:r w:rsidDel="00000000" w:rsidR="00000000" w:rsidRPr="00000000">
        <w:rPr>
          <w:rtl w:val="0"/>
        </w:rPr>
      </w:r>
    </w:p>
    <w:p w:rsidR="00000000" w:rsidDel="00000000" w:rsidP="00000000" w:rsidRDefault="00000000" w:rsidRPr="00000000" w14:paraId="00000475">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7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Set the input and output paths</w:t>
      </w:r>
      <w:r w:rsidDel="00000000" w:rsidR="00000000" w:rsidRPr="00000000">
        <w:rPr>
          <w:rtl w:val="0"/>
        </w:rPr>
      </w:r>
    </w:p>
    <w:p w:rsidR="00000000" w:rsidDel="00000000" w:rsidP="00000000" w:rsidRDefault="00000000" w:rsidRPr="00000000" w14:paraId="0000047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FileInputFormat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addInputPath</w:t>
      </w:r>
      <w:r w:rsidDel="00000000" w:rsidR="00000000" w:rsidRPr="00000000">
        <w:rPr>
          <w:rFonts w:ascii="Consolas" w:cs="Consolas" w:eastAsia="Consolas" w:hAnsi="Consolas"/>
          <w:color w:val="000000"/>
          <w:sz w:val="21"/>
          <w:szCs w:val="21"/>
          <w:rtl w:val="0"/>
        </w:rPr>
        <w:t xml:space="preserve">(job,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Path</w:t>
      </w:r>
      <w:r w:rsidDel="00000000" w:rsidR="00000000" w:rsidRPr="00000000">
        <w:rPr>
          <w:rFonts w:ascii="Consolas" w:cs="Consolas" w:eastAsia="Consolas" w:hAnsi="Consolas"/>
          <w:color w:val="000000"/>
          <w:sz w:val="21"/>
          <w:szCs w:val="21"/>
          <w:rtl w:val="0"/>
        </w:rPr>
        <w:t xml:space="preserve">(args[</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7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FileOutputFormat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setOutputPath</w:t>
      </w:r>
      <w:r w:rsidDel="00000000" w:rsidR="00000000" w:rsidRPr="00000000">
        <w:rPr>
          <w:rFonts w:ascii="Consolas" w:cs="Consolas" w:eastAsia="Consolas" w:hAnsi="Consolas"/>
          <w:color w:val="000000"/>
          <w:sz w:val="21"/>
          <w:szCs w:val="21"/>
          <w:rtl w:val="0"/>
        </w:rPr>
        <w:t xml:space="preserve">(job,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Path</w:t>
      </w:r>
      <w:r w:rsidDel="00000000" w:rsidR="00000000" w:rsidRPr="00000000">
        <w:rPr>
          <w:rFonts w:ascii="Consolas" w:cs="Consolas" w:eastAsia="Consolas" w:hAnsi="Consolas"/>
          <w:color w:val="000000"/>
          <w:sz w:val="21"/>
          <w:szCs w:val="21"/>
          <w:rtl w:val="0"/>
        </w:rPr>
        <w:t xml:space="preserve">(args[</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79">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7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Wait for the job to complete</w:t>
      </w:r>
      <w:r w:rsidDel="00000000" w:rsidR="00000000" w:rsidRPr="00000000">
        <w:rPr>
          <w:rtl w:val="0"/>
        </w:rPr>
      </w:r>
    </w:p>
    <w:p w:rsidR="00000000" w:rsidDel="00000000" w:rsidP="00000000" w:rsidRDefault="00000000" w:rsidRPr="00000000" w14:paraId="0000047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exit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waitForCompletion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7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7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7E">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7F">
      <w:pPr>
        <w:rPr>
          <w:rFonts w:ascii="Consolas" w:cs="Consolas" w:eastAsia="Consolas" w:hAnsi="Consolas"/>
          <w:color w:val="000000"/>
          <w:sz w:val="19"/>
          <w:szCs w:val="19"/>
        </w:rPr>
      </w:pPr>
      <w:r w:rsidDel="00000000" w:rsidR="00000000" w:rsidRPr="00000000">
        <w:br w:type="page"/>
      </w:r>
      <w:r w:rsidDel="00000000" w:rsidR="00000000" w:rsidRPr="00000000">
        <w:rPr>
          <w:rtl w:val="0"/>
        </w:rPr>
      </w:r>
    </w:p>
    <w:p w:rsidR="00000000" w:rsidDel="00000000" w:rsidP="00000000" w:rsidRDefault="00000000" w:rsidRPr="00000000" w14:paraId="0000048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481">
      <w:pPr>
        <w:jc w:val="center"/>
        <w:rPr/>
      </w:pPr>
      <w:r w:rsidDel="00000000" w:rsidR="00000000" w:rsidRPr="00000000">
        <w:rPr>
          <w:color w:val="000000"/>
        </w:rPr>
        <w:drawing>
          <wp:inline distB="0" distT="0" distL="0" distR="0">
            <wp:extent cx="5731510" cy="962660"/>
            <wp:effectExtent b="0" l="0" r="0" t="0"/>
            <wp:docPr id="2126535780" name="image61.png"/>
            <a:graphic>
              <a:graphicData uri="http://schemas.openxmlformats.org/drawingml/2006/picture">
                <pic:pic>
                  <pic:nvPicPr>
                    <pic:cNvPr id="0" name="image61.png"/>
                    <pic:cNvPicPr preferRelativeResize="0"/>
                  </pic:nvPicPr>
                  <pic:blipFill>
                    <a:blip r:embed="rId63"/>
                    <a:srcRect b="0" l="0" r="0" t="0"/>
                    <a:stretch>
                      <a:fillRect/>
                    </a:stretch>
                  </pic:blipFill>
                  <pic:spPr>
                    <a:xfrm>
                      <a:off x="0" y="0"/>
                      <a:ext cx="5731510" cy="962660"/>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jc w:val="center"/>
        <w:rPr/>
      </w:pPr>
      <w:r w:rsidDel="00000000" w:rsidR="00000000" w:rsidRPr="00000000">
        <w:rPr>
          <w:rtl w:val="0"/>
        </w:rPr>
      </w:r>
    </w:p>
    <w:p w:rsidR="00000000" w:rsidDel="00000000" w:rsidP="00000000" w:rsidRDefault="00000000" w:rsidRPr="00000000" w14:paraId="0000048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484">
      <w:pPr>
        <w:rPr/>
      </w:pPr>
      <w:r w:rsidDel="00000000" w:rsidR="00000000" w:rsidRPr="00000000">
        <w:rPr>
          <w:color w:val="000000"/>
        </w:rPr>
        <w:drawing>
          <wp:inline distB="0" distT="0" distL="0" distR="0">
            <wp:extent cx="5731510" cy="3269615"/>
            <wp:effectExtent b="0" l="0" r="0" t="0"/>
            <wp:docPr id="2126535781" name="image40.png"/>
            <a:graphic>
              <a:graphicData uri="http://schemas.openxmlformats.org/drawingml/2006/picture">
                <pic:pic>
                  <pic:nvPicPr>
                    <pic:cNvPr id="0" name="image40.png"/>
                    <pic:cNvPicPr preferRelativeResize="0"/>
                  </pic:nvPicPr>
                  <pic:blipFill>
                    <a:blip r:embed="rId64"/>
                    <a:srcRect b="0" l="0" r="0" t="0"/>
                    <a:stretch>
                      <a:fillRect/>
                    </a:stretch>
                  </pic:blipFill>
                  <pic:spPr>
                    <a:xfrm>
                      <a:off x="0" y="0"/>
                      <a:ext cx="5731510" cy="3269615"/>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487">
      <w:pPr>
        <w:rPr/>
      </w:pPr>
      <w:r w:rsidDel="00000000" w:rsidR="00000000" w:rsidRPr="00000000">
        <w:rPr>
          <w:color w:val="000000"/>
        </w:rPr>
        <w:drawing>
          <wp:inline distB="0" distT="0" distL="0" distR="0">
            <wp:extent cx="5731510" cy="1065530"/>
            <wp:effectExtent b="0" l="0" r="0" t="0"/>
            <wp:docPr id="2126535782" name="image43.png"/>
            <a:graphic>
              <a:graphicData uri="http://schemas.openxmlformats.org/drawingml/2006/picture">
                <pic:pic>
                  <pic:nvPicPr>
                    <pic:cNvPr id="0" name="image43.png"/>
                    <pic:cNvPicPr preferRelativeResize="0"/>
                  </pic:nvPicPr>
                  <pic:blipFill>
                    <a:blip r:embed="rId65"/>
                    <a:srcRect b="0" l="0" r="0" t="0"/>
                    <a:stretch>
                      <a:fillRect/>
                    </a:stretch>
                  </pic:blipFill>
                  <pic:spPr>
                    <a:xfrm>
                      <a:off x="0" y="0"/>
                      <a:ext cx="5731510" cy="1065530"/>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48A">
      <w:pPr>
        <w:rPr/>
      </w:pPr>
      <w:r w:rsidDel="00000000" w:rsidR="00000000" w:rsidRPr="00000000">
        <w:rPr>
          <w:color w:val="000000"/>
        </w:rPr>
        <w:drawing>
          <wp:inline distB="0" distT="0" distL="0" distR="0">
            <wp:extent cx="5731510" cy="1469390"/>
            <wp:effectExtent b="0" l="0" r="0" t="0"/>
            <wp:docPr id="2126535783" name="image56.png"/>
            <a:graphic>
              <a:graphicData uri="http://schemas.openxmlformats.org/drawingml/2006/picture">
                <pic:pic>
                  <pic:nvPicPr>
                    <pic:cNvPr id="0" name="image56.png"/>
                    <pic:cNvPicPr preferRelativeResize="0"/>
                  </pic:nvPicPr>
                  <pic:blipFill>
                    <a:blip r:embed="rId66"/>
                    <a:srcRect b="0" l="0" r="0" t="0"/>
                    <a:stretch>
                      <a:fillRect/>
                    </a:stretch>
                  </pic:blipFill>
                  <pic:spPr>
                    <a:xfrm>
                      <a:off x="0" y="0"/>
                      <a:ext cx="5731510" cy="1469390"/>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48F">
      <w:pPr>
        <w:rPr/>
      </w:pPr>
      <w:r w:rsidDel="00000000" w:rsidR="00000000" w:rsidRPr="00000000">
        <w:rPr>
          <w:color w:val="000000"/>
        </w:rPr>
        <w:drawing>
          <wp:inline distB="0" distT="0" distL="0" distR="0">
            <wp:extent cx="5731510" cy="852170"/>
            <wp:effectExtent b="0" l="0" r="0" t="0"/>
            <wp:docPr id="2126535784" name="image44.png"/>
            <a:graphic>
              <a:graphicData uri="http://schemas.openxmlformats.org/drawingml/2006/picture">
                <pic:pic>
                  <pic:nvPicPr>
                    <pic:cNvPr id="0" name="image44.png"/>
                    <pic:cNvPicPr preferRelativeResize="0"/>
                  </pic:nvPicPr>
                  <pic:blipFill>
                    <a:blip r:embed="rId67"/>
                    <a:srcRect b="0" l="0" r="0" t="0"/>
                    <a:stretch>
                      <a:fillRect/>
                    </a:stretch>
                  </pic:blipFill>
                  <pic:spPr>
                    <a:xfrm>
                      <a:off x="0" y="0"/>
                      <a:ext cx="5731510" cy="852170"/>
                    </a:xfrm>
                    <a:prstGeom prst="rect"/>
                    <a:ln/>
                  </pic:spPr>
                </pic:pic>
              </a:graphicData>
            </a:graphic>
          </wp:inline>
        </w:drawing>
      </w:r>
      <w:r w:rsidDel="00000000" w:rsidR="00000000" w:rsidRPr="00000000">
        <w:rPr>
          <w:rtl w:val="0"/>
        </w:rPr>
      </w:r>
    </w:p>
    <w:p w:rsidR="00000000" w:rsidDel="00000000" w:rsidP="00000000" w:rsidRDefault="00000000" w:rsidRPr="00000000" w14:paraId="0000049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491">
      <w:pPr>
        <w:spacing w:after="240" w:lineRule="auto"/>
        <w:rPr/>
      </w:pPr>
      <w:r w:rsidDel="00000000" w:rsidR="00000000" w:rsidRPr="00000000">
        <w:rPr>
          <w:color w:val="000000"/>
        </w:rPr>
        <w:drawing>
          <wp:inline distB="0" distT="0" distL="0" distR="0">
            <wp:extent cx="5731510" cy="2167890"/>
            <wp:effectExtent b="0" l="0" r="0" t="0"/>
            <wp:docPr id="2126535774" name="image42.png"/>
            <a:graphic>
              <a:graphicData uri="http://schemas.openxmlformats.org/drawingml/2006/picture">
                <pic:pic>
                  <pic:nvPicPr>
                    <pic:cNvPr id="0" name="image42.png"/>
                    <pic:cNvPicPr preferRelativeResize="0"/>
                  </pic:nvPicPr>
                  <pic:blipFill>
                    <a:blip r:embed="rId68"/>
                    <a:srcRect b="0" l="0" r="0" t="0"/>
                    <a:stretch>
                      <a:fillRect/>
                    </a:stretch>
                  </pic:blipFill>
                  <pic:spPr>
                    <a:xfrm>
                      <a:off x="0" y="0"/>
                      <a:ext cx="5731510" cy="2167890"/>
                    </a:xfrm>
                    <a:prstGeom prst="rect"/>
                    <a:ln/>
                  </pic:spPr>
                </pic:pic>
              </a:graphicData>
            </a:graphic>
          </wp:inline>
        </w:drawing>
      </w:r>
      <w:r w:rsidDel="00000000" w:rsidR="00000000" w:rsidRPr="00000000">
        <w:rPr>
          <w:rtl w:val="0"/>
        </w:rPr>
      </w:r>
    </w:p>
    <w:p w:rsidR="00000000" w:rsidDel="00000000" w:rsidP="00000000" w:rsidRDefault="00000000" w:rsidRPr="00000000" w14:paraId="0000049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493">
      <w:pPr>
        <w:spacing w:after="240" w:lineRule="auto"/>
        <w:rPr/>
      </w:pPr>
      <w:r w:rsidDel="00000000" w:rsidR="00000000" w:rsidRPr="00000000">
        <w:rPr>
          <w:color w:val="000000"/>
        </w:rPr>
        <w:drawing>
          <wp:inline distB="0" distT="0" distL="0" distR="0">
            <wp:extent cx="5731510" cy="962660"/>
            <wp:effectExtent b="0" l="0" r="0" t="0"/>
            <wp:docPr id="2126535765" name="image28.png"/>
            <a:graphic>
              <a:graphicData uri="http://schemas.openxmlformats.org/drawingml/2006/picture">
                <pic:pic>
                  <pic:nvPicPr>
                    <pic:cNvPr id="0" name="image28.png"/>
                    <pic:cNvPicPr preferRelativeResize="0"/>
                  </pic:nvPicPr>
                  <pic:blipFill>
                    <a:blip r:embed="rId69"/>
                    <a:srcRect b="0" l="0" r="0" t="0"/>
                    <a:stretch>
                      <a:fillRect/>
                    </a:stretch>
                  </pic:blipFill>
                  <pic:spPr>
                    <a:xfrm>
                      <a:off x="0" y="0"/>
                      <a:ext cx="5731510" cy="962660"/>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495">
      <w:pPr>
        <w:rPr/>
      </w:pPr>
      <w:r w:rsidDel="00000000" w:rsidR="00000000" w:rsidRPr="00000000">
        <w:rPr>
          <w:color w:val="000000"/>
        </w:rPr>
        <w:drawing>
          <wp:inline distB="0" distT="0" distL="0" distR="0">
            <wp:extent cx="5731510" cy="3619500"/>
            <wp:effectExtent b="0" l="0" r="0" t="0"/>
            <wp:docPr id="2126535766" name="image35.png"/>
            <a:graphic>
              <a:graphicData uri="http://schemas.openxmlformats.org/drawingml/2006/picture">
                <pic:pic>
                  <pic:nvPicPr>
                    <pic:cNvPr id="0" name="image35.png"/>
                    <pic:cNvPicPr preferRelativeResize="0"/>
                  </pic:nvPicPr>
                  <pic:blipFill>
                    <a:blip r:embed="rId70"/>
                    <a:srcRect b="0" l="0" r="0" t="0"/>
                    <a:stretch>
                      <a:fillRect/>
                    </a:stretch>
                  </pic:blipFill>
                  <pic:spPr>
                    <a:xfrm>
                      <a:off x="0" y="0"/>
                      <a:ext cx="573151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497">
      <w:pPr>
        <w:rPr/>
      </w:pPr>
      <w:r w:rsidDel="00000000" w:rsidR="00000000" w:rsidRPr="00000000">
        <w:rPr>
          <w:color w:val="000000"/>
        </w:rPr>
        <w:drawing>
          <wp:inline distB="0" distT="0" distL="0" distR="0">
            <wp:extent cx="5731510" cy="1065530"/>
            <wp:effectExtent b="0" l="0" r="0" t="0"/>
            <wp:docPr id="2126535767" name="image45.png"/>
            <a:graphic>
              <a:graphicData uri="http://schemas.openxmlformats.org/drawingml/2006/picture">
                <pic:pic>
                  <pic:nvPicPr>
                    <pic:cNvPr id="0" name="image45.png"/>
                    <pic:cNvPicPr preferRelativeResize="0"/>
                  </pic:nvPicPr>
                  <pic:blipFill>
                    <a:blip r:embed="rId71"/>
                    <a:srcRect b="0" l="0" r="0" t="0"/>
                    <a:stretch>
                      <a:fillRect/>
                    </a:stretch>
                  </pic:blipFill>
                  <pic:spPr>
                    <a:xfrm>
                      <a:off x="0" y="0"/>
                      <a:ext cx="5731510" cy="1065530"/>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pStyle w:val="Heading3"/>
        <w:rPr/>
      </w:pPr>
      <w:r w:rsidDel="00000000" w:rsidR="00000000" w:rsidRPr="00000000">
        <w:rPr>
          <w:rtl w:val="0"/>
        </w:rPr>
        <w:t xml:space="preserve">Learning Outcomes:</w:t>
      </w:r>
    </w:p>
    <w:tbl>
      <w:tblPr>
        <w:tblStyle w:val="Table13"/>
        <w:tblW w:w="9016.0" w:type="dxa"/>
        <w:jc w:val="left"/>
        <w:tblBorders>
          <w:top w:color="000000" w:space="0" w:sz="0" w:val="nil"/>
          <w:left w:color="000000" w:space="0" w:sz="0" w:val="nil"/>
          <w:bottom w:color="000000" w:space="0" w:sz="0" w:val="nil"/>
          <w:right w:color="000000" w:space="0" w:sz="0" w:val="nil"/>
          <w:insideH w:color="000000" w:space="0" w:sz="4" w:val="dotted"/>
          <w:insideV w:color="000000" w:space="0" w:sz="0" w:val="nil"/>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49A">
            <w:pPr>
              <w:rPr/>
            </w:pPr>
            <w:r w:rsidDel="00000000" w:rsidR="00000000" w:rsidRPr="00000000">
              <w:rPr>
                <w:rtl w:val="0"/>
              </w:rPr>
            </w:r>
          </w:p>
        </w:tc>
      </w:tr>
      <w:tr>
        <w:trPr>
          <w:cantSplit w:val="0"/>
          <w:tblHeader w:val="0"/>
        </w:trPr>
        <w:tc>
          <w:tcPr/>
          <w:p w:rsidR="00000000" w:rsidDel="00000000" w:rsidP="00000000" w:rsidRDefault="00000000" w:rsidRPr="00000000" w14:paraId="0000049B">
            <w:pPr>
              <w:rPr/>
            </w:pPr>
            <w:r w:rsidDel="00000000" w:rsidR="00000000" w:rsidRPr="00000000">
              <w:rPr>
                <w:rtl w:val="0"/>
              </w:rPr>
            </w:r>
          </w:p>
        </w:tc>
      </w:tr>
      <w:tr>
        <w:trPr>
          <w:cantSplit w:val="0"/>
          <w:tblHeader w:val="0"/>
        </w:trPr>
        <w:tc>
          <w:tcPr/>
          <w:p w:rsidR="00000000" w:rsidDel="00000000" w:rsidP="00000000" w:rsidRDefault="00000000" w:rsidRPr="00000000" w14:paraId="0000049C">
            <w:pPr>
              <w:rPr/>
            </w:pPr>
            <w:r w:rsidDel="00000000" w:rsidR="00000000" w:rsidRPr="00000000">
              <w:rPr>
                <w:rtl w:val="0"/>
              </w:rPr>
            </w:r>
          </w:p>
        </w:tc>
      </w:tr>
      <w:tr>
        <w:trPr>
          <w:cantSplit w:val="0"/>
          <w:tblHeader w:val="0"/>
        </w:trPr>
        <w:tc>
          <w:tcPr/>
          <w:p w:rsidR="00000000" w:rsidDel="00000000" w:rsidP="00000000" w:rsidRDefault="00000000" w:rsidRPr="00000000" w14:paraId="0000049D">
            <w:pPr>
              <w:rPr/>
            </w:pPr>
            <w:r w:rsidDel="00000000" w:rsidR="00000000" w:rsidRPr="00000000">
              <w:rPr>
                <w:rtl w:val="0"/>
              </w:rPr>
            </w:r>
          </w:p>
        </w:tc>
      </w:tr>
      <w:tr>
        <w:trPr>
          <w:cantSplit w:val="0"/>
          <w:tblHeader w:val="0"/>
        </w:trPr>
        <w:tc>
          <w:tcPr/>
          <w:p w:rsidR="00000000" w:rsidDel="00000000" w:rsidP="00000000" w:rsidRDefault="00000000" w:rsidRPr="00000000" w14:paraId="0000049E">
            <w:pPr>
              <w:rPr/>
            </w:pPr>
            <w:r w:rsidDel="00000000" w:rsidR="00000000" w:rsidRPr="00000000">
              <w:rPr>
                <w:rtl w:val="0"/>
              </w:rPr>
            </w:r>
          </w:p>
        </w:tc>
      </w:tr>
      <w:tr>
        <w:trPr>
          <w:cantSplit w:val="0"/>
          <w:tblHeader w:val="0"/>
        </w:trPr>
        <w:tc>
          <w:tcPr/>
          <w:p w:rsidR="00000000" w:rsidDel="00000000" w:rsidP="00000000" w:rsidRDefault="00000000" w:rsidRPr="00000000" w14:paraId="0000049F">
            <w:pPr>
              <w:rPr/>
            </w:pPr>
            <w:r w:rsidDel="00000000" w:rsidR="00000000" w:rsidRPr="00000000">
              <w:rPr>
                <w:rtl w:val="0"/>
              </w:rPr>
            </w:r>
          </w:p>
        </w:tc>
      </w:tr>
    </w:tbl>
    <w:p w:rsidR="00000000" w:rsidDel="00000000" w:rsidP="00000000" w:rsidRDefault="00000000" w:rsidRPr="00000000" w14:paraId="000004A0">
      <w:pPr>
        <w:rPr/>
      </w:pPr>
      <w:r w:rsidDel="00000000" w:rsidR="00000000" w:rsidRPr="00000000">
        <w:br w:type="page"/>
      </w:r>
      <w:r w:rsidDel="00000000" w:rsidR="00000000" w:rsidRPr="00000000">
        <w:rPr>
          <w:rtl w:val="0"/>
        </w:rPr>
      </w:r>
    </w:p>
    <w:p w:rsidR="00000000" w:rsidDel="00000000" w:rsidP="00000000" w:rsidRDefault="00000000" w:rsidRPr="00000000" w14:paraId="000004A1">
      <w:pPr>
        <w:pStyle w:val="Heading1"/>
        <w:rPr/>
      </w:pPr>
      <w:r w:rsidDel="00000000" w:rsidR="00000000" w:rsidRPr="00000000">
        <w:rPr>
          <w:rtl w:val="0"/>
        </w:rPr>
        <w:t xml:space="preserve">Experiment 7</w:t>
      </w:r>
    </w:p>
    <w:p w:rsidR="00000000" w:rsidDel="00000000" w:rsidP="00000000" w:rsidRDefault="00000000" w:rsidRPr="00000000" w14:paraId="000004A2">
      <w:pPr>
        <w:pStyle w:val="Heading2"/>
        <w:rPr/>
      </w:pPr>
      <w:r w:rsidDel="00000000" w:rsidR="00000000" w:rsidRPr="00000000">
        <w:rPr>
          <w:rtl w:val="0"/>
        </w:rPr>
        <w:t xml:space="preserve">Experiment 7: Develop a map reduce program to analyze weather data set and print whether the day is shiny or cool day.</w:t>
      </w:r>
    </w:p>
    <w:p w:rsidR="00000000" w:rsidDel="00000000" w:rsidP="00000000" w:rsidRDefault="00000000" w:rsidRPr="00000000" w14:paraId="000004A3">
      <w:pPr>
        <w:pStyle w:val="Heading3"/>
        <w:rPr/>
      </w:pPr>
      <w:r w:rsidDel="00000000" w:rsidR="00000000" w:rsidRPr="00000000">
        <w:rPr>
          <w:rtl w:val="0"/>
        </w:rPr>
        <w:t xml:space="preserve">Theory:</w:t>
      </w:r>
    </w:p>
    <w:tbl>
      <w:tblPr>
        <w:tblStyle w:val="Table14"/>
        <w:tblW w:w="9016.0" w:type="dxa"/>
        <w:jc w:val="left"/>
        <w:tblBorders>
          <w:top w:color="000000" w:space="0" w:sz="0" w:val="nil"/>
          <w:left w:color="000000" w:space="0" w:sz="0" w:val="nil"/>
          <w:bottom w:color="000000" w:space="0" w:sz="0" w:val="nil"/>
          <w:right w:color="000000" w:space="0" w:sz="0" w:val="nil"/>
          <w:insideH w:color="000000" w:space="0" w:sz="4" w:val="dotted"/>
          <w:insideV w:color="000000" w:space="0" w:sz="0" w:val="nil"/>
        </w:tblBorders>
        <w:tblLayout w:type="fixed"/>
        <w:tblLook w:val="0400"/>
      </w:tblPr>
      <w:tblGrid>
        <w:gridCol w:w="9016"/>
        <w:tblGridChange w:id="0">
          <w:tblGrid>
            <w:gridCol w:w="9016"/>
          </w:tblGrid>
        </w:tblGridChange>
      </w:tblGrid>
      <w:tr>
        <w:trPr>
          <w:cantSplit w:val="0"/>
          <w:trHeight w:val="454" w:hRule="atLeast"/>
          <w:tblHeader w:val="0"/>
        </w:trPr>
        <w:tc>
          <w:tcPr>
            <w:tcBorders>
              <w:top w:color="000000" w:space="0" w:sz="4" w:val="dotted"/>
              <w:bottom w:color="000000" w:space="0" w:sz="4" w:val="dotted"/>
            </w:tcBorders>
          </w:tcPr>
          <w:p w:rsidR="00000000" w:rsidDel="00000000" w:rsidP="00000000" w:rsidRDefault="00000000" w:rsidRPr="00000000" w14:paraId="000004A4">
            <w:pPr>
              <w:rPr/>
            </w:pPr>
            <w:r w:rsidDel="00000000" w:rsidR="00000000" w:rsidRPr="00000000">
              <w:rPr>
                <w:rtl w:val="0"/>
              </w:rPr>
            </w:r>
          </w:p>
        </w:tc>
      </w:tr>
      <w:tr>
        <w:trPr>
          <w:cantSplit w:val="0"/>
          <w:trHeight w:val="454" w:hRule="atLeast"/>
          <w:tblHeader w:val="0"/>
        </w:trPr>
        <w:tc>
          <w:tcPr>
            <w:tcBorders>
              <w:top w:color="000000" w:space="0" w:sz="4" w:val="dotted"/>
            </w:tcBorders>
          </w:tcPr>
          <w:p w:rsidR="00000000" w:rsidDel="00000000" w:rsidP="00000000" w:rsidRDefault="00000000" w:rsidRPr="00000000" w14:paraId="000004A5">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A6">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A7">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A8">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A9">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AA">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AB">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AC">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AD">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AE">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AF">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B0">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B1">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B2">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B3">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B4">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B5">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B6">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B7">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B8">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B9">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BA">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BB">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4BC">
            <w:pPr>
              <w:rPr/>
            </w:pPr>
            <w:r w:rsidDel="00000000" w:rsidR="00000000" w:rsidRPr="00000000">
              <w:rPr>
                <w:rtl w:val="0"/>
              </w:rPr>
            </w:r>
          </w:p>
        </w:tc>
      </w:tr>
    </w:tbl>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pStyle w:val="Heading3"/>
        <w:spacing w:after="0" w:lineRule="auto"/>
        <w:rPr/>
      </w:pPr>
      <w:r w:rsidDel="00000000" w:rsidR="00000000" w:rsidRPr="00000000">
        <w:rPr>
          <w:rtl w:val="0"/>
        </w:rPr>
        <w:t xml:space="preserve">Code:</w:t>
      </w:r>
    </w:p>
    <w:p w:rsidR="00000000" w:rsidDel="00000000" w:rsidP="00000000" w:rsidRDefault="00000000" w:rsidRPr="00000000" w14:paraId="000004B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java.io.IOException;</w:t>
      </w:r>
    </w:p>
    <w:p w:rsidR="00000000" w:rsidDel="00000000" w:rsidP="00000000" w:rsidRDefault="00000000" w:rsidRPr="00000000" w14:paraId="000004C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java.util.StringTokenizer;</w:t>
      </w:r>
    </w:p>
    <w:p w:rsidR="00000000" w:rsidDel="00000000" w:rsidP="00000000" w:rsidRDefault="00000000" w:rsidRPr="00000000" w14:paraId="000004C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org.apache.hadoop.conf.Configuration;</w:t>
      </w:r>
    </w:p>
    <w:p w:rsidR="00000000" w:rsidDel="00000000" w:rsidP="00000000" w:rsidRDefault="00000000" w:rsidRPr="00000000" w14:paraId="000004C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org.apache.hadoop.fs.Path;</w:t>
      </w:r>
    </w:p>
    <w:p w:rsidR="00000000" w:rsidDel="00000000" w:rsidP="00000000" w:rsidRDefault="00000000" w:rsidRPr="00000000" w14:paraId="000004C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org.apache.hadoop.io.IntWritable;</w:t>
      </w:r>
    </w:p>
    <w:p w:rsidR="00000000" w:rsidDel="00000000" w:rsidP="00000000" w:rsidRDefault="00000000" w:rsidRPr="00000000" w14:paraId="000004C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org.apache.hadoop.io.Text;</w:t>
      </w:r>
    </w:p>
    <w:p w:rsidR="00000000" w:rsidDel="00000000" w:rsidP="00000000" w:rsidRDefault="00000000" w:rsidRPr="00000000" w14:paraId="000004C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org.apache.hadoop.mapreduce.Job;</w:t>
      </w:r>
    </w:p>
    <w:p w:rsidR="00000000" w:rsidDel="00000000" w:rsidP="00000000" w:rsidRDefault="00000000" w:rsidRPr="00000000" w14:paraId="000004C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org.apache.hadoop.mapreduce.Mapper;</w:t>
      </w:r>
    </w:p>
    <w:p w:rsidR="00000000" w:rsidDel="00000000" w:rsidP="00000000" w:rsidRDefault="00000000" w:rsidRPr="00000000" w14:paraId="000004C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org.apache.hadoop.mapreduce.Reducer;</w:t>
      </w:r>
    </w:p>
    <w:p w:rsidR="00000000" w:rsidDel="00000000" w:rsidP="00000000" w:rsidRDefault="00000000" w:rsidRPr="00000000" w14:paraId="000004C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org.apache.hadoop.mapreduce.lib.input.FileInputFormat;</w:t>
      </w:r>
    </w:p>
    <w:p w:rsidR="00000000" w:rsidDel="00000000" w:rsidP="00000000" w:rsidRDefault="00000000" w:rsidRPr="00000000" w14:paraId="000004C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org.apache.hadoop.mapreduce.lib.output.FileOutputFormat;</w:t>
      </w:r>
    </w:p>
    <w:p w:rsidR="00000000" w:rsidDel="00000000" w:rsidP="00000000" w:rsidRDefault="00000000" w:rsidRPr="00000000" w14:paraId="000004CA">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C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MaxElectricalConsumption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CC">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C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Mapper class to extract month and consumption data</w:t>
      </w:r>
      <w:r w:rsidDel="00000000" w:rsidR="00000000" w:rsidRPr="00000000">
        <w:rPr>
          <w:rtl w:val="0"/>
        </w:rPr>
      </w:r>
    </w:p>
    <w:p w:rsidR="00000000" w:rsidDel="00000000" w:rsidP="00000000" w:rsidRDefault="00000000" w:rsidRPr="00000000" w14:paraId="000004C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ConsumptionMapper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Mapper</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Object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IntWritable</w:t>
      </w:r>
      <w:r w:rsidDel="00000000" w:rsidR="00000000" w:rsidRPr="00000000">
        <w:rPr>
          <w:rFonts w:ascii="Consolas" w:cs="Consolas" w:eastAsia="Consolas" w:hAnsi="Consolas"/>
          <w:color w:val="000000"/>
          <w:sz w:val="21"/>
          <w:szCs w:val="21"/>
          <w:rtl w:val="0"/>
        </w:rPr>
        <w:t xml:space="preserve">&gt; {</w:t>
      </w:r>
    </w:p>
    <w:p w:rsidR="00000000" w:rsidDel="00000000" w:rsidP="00000000" w:rsidRDefault="00000000" w:rsidRPr="00000000" w14:paraId="000004CF">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D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month</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D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IntWritable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consumption</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IntWritable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D2">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D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map</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Object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key</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value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IOException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InterruptedException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D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StringTokenizer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itr</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StringTokenizer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value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toString</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D5">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D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Expected format: "Month Consumption"</w:t>
      </w:r>
      <w:r w:rsidDel="00000000" w:rsidR="00000000" w:rsidRPr="00000000">
        <w:rPr>
          <w:rtl w:val="0"/>
        </w:rPr>
      </w:r>
    </w:p>
    <w:p w:rsidR="00000000" w:rsidDel="00000000" w:rsidP="00000000" w:rsidRDefault="00000000" w:rsidRPr="00000000" w14:paraId="000004D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itr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hasMoreTokens</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D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monthString</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itr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nextToken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Month (e.g., "January")</w:t>
      </w:r>
      <w:r w:rsidDel="00000000" w:rsidR="00000000" w:rsidRPr="00000000">
        <w:rPr>
          <w:rtl w:val="0"/>
        </w:rPr>
      </w:r>
    </w:p>
    <w:p w:rsidR="00000000" w:rsidDel="00000000" w:rsidP="00000000" w:rsidRDefault="00000000" w:rsidRPr="00000000" w14:paraId="000004D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consumptionString</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itr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nextToken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Consumption value</w:t>
      </w:r>
      <w:r w:rsidDel="00000000" w:rsidR="00000000" w:rsidRPr="00000000">
        <w:rPr>
          <w:rtl w:val="0"/>
        </w:rPr>
      </w:r>
    </w:p>
    <w:p w:rsidR="00000000" w:rsidDel="00000000" w:rsidP="00000000" w:rsidRDefault="00000000" w:rsidRPr="00000000" w14:paraId="000004DA">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D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try</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D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month</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w:t>
      </w:r>
      <w:r w:rsidDel="00000000" w:rsidR="00000000" w:rsidRPr="00000000">
        <w:rPr>
          <w:rFonts w:ascii="Consolas" w:cs="Consolas" w:eastAsia="Consolas" w:hAnsi="Consolas"/>
          <w:color w:val="000000"/>
          <w:sz w:val="21"/>
          <w:szCs w:val="21"/>
          <w:rtl w:val="0"/>
        </w:rPr>
        <w:t xml:space="preserve">(monthString);</w:t>
      </w:r>
    </w:p>
    <w:p w:rsidR="00000000" w:rsidDel="00000000" w:rsidP="00000000" w:rsidRDefault="00000000" w:rsidRPr="00000000" w14:paraId="000004D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consumption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Integer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parseInt</w:t>
      </w:r>
      <w:r w:rsidDel="00000000" w:rsidR="00000000" w:rsidRPr="00000000">
        <w:rPr>
          <w:rFonts w:ascii="Consolas" w:cs="Consolas" w:eastAsia="Consolas" w:hAnsi="Consolas"/>
          <w:color w:val="000000"/>
          <w:sz w:val="21"/>
          <w:szCs w:val="21"/>
          <w:rtl w:val="0"/>
        </w:rPr>
        <w:t xml:space="preserve">(consumptionString)); </w:t>
      </w:r>
      <w:r w:rsidDel="00000000" w:rsidR="00000000" w:rsidRPr="00000000">
        <w:rPr>
          <w:rFonts w:ascii="Consolas" w:cs="Consolas" w:eastAsia="Consolas" w:hAnsi="Consolas"/>
          <w:color w:val="008000"/>
          <w:sz w:val="21"/>
          <w:szCs w:val="21"/>
          <w:rtl w:val="0"/>
        </w:rPr>
        <w:t xml:space="preserve">// Parse the consumption value</w:t>
      </w:r>
      <w:r w:rsidDel="00000000" w:rsidR="00000000" w:rsidRPr="00000000">
        <w:rPr>
          <w:rtl w:val="0"/>
        </w:rPr>
      </w:r>
    </w:p>
    <w:p w:rsidR="00000000" w:rsidDel="00000000" w:rsidP="00000000" w:rsidRDefault="00000000" w:rsidRPr="00000000" w14:paraId="000004D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write</w:t>
      </w:r>
      <w:r w:rsidDel="00000000" w:rsidR="00000000" w:rsidRPr="00000000">
        <w:rPr>
          <w:rFonts w:ascii="Consolas" w:cs="Consolas" w:eastAsia="Consolas" w:hAnsi="Consolas"/>
          <w:color w:val="000000"/>
          <w:sz w:val="21"/>
          <w:szCs w:val="21"/>
          <w:rtl w:val="0"/>
        </w:rPr>
        <w:t xml:space="preserve">(month, consumption); </w:t>
      </w:r>
      <w:r w:rsidDel="00000000" w:rsidR="00000000" w:rsidRPr="00000000">
        <w:rPr>
          <w:rFonts w:ascii="Consolas" w:cs="Consolas" w:eastAsia="Consolas" w:hAnsi="Consolas"/>
          <w:color w:val="008000"/>
          <w:sz w:val="21"/>
          <w:szCs w:val="21"/>
          <w:rtl w:val="0"/>
        </w:rPr>
        <w:t xml:space="preserve">// Emit (month, consumption)</w:t>
      </w:r>
      <w:r w:rsidDel="00000000" w:rsidR="00000000" w:rsidRPr="00000000">
        <w:rPr>
          <w:rtl w:val="0"/>
        </w:rPr>
      </w:r>
    </w:p>
    <w:p w:rsidR="00000000" w:rsidDel="00000000" w:rsidP="00000000" w:rsidRDefault="00000000" w:rsidRPr="00000000" w14:paraId="000004D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catch</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NumberFormatException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E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err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println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"Skipping invalid record: "</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value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toString</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E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E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E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E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E5">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E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Reducer class to calculate the maximum consumption across all months</w:t>
      </w:r>
      <w:r w:rsidDel="00000000" w:rsidR="00000000" w:rsidRPr="00000000">
        <w:rPr>
          <w:rtl w:val="0"/>
        </w:rPr>
      </w:r>
    </w:p>
    <w:p w:rsidR="00000000" w:rsidDel="00000000" w:rsidP="00000000" w:rsidRDefault="00000000" w:rsidRPr="00000000" w14:paraId="000004E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MaxConsumptionReducer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Reducer</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IntWritable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IntWritable</w:t>
      </w:r>
      <w:r w:rsidDel="00000000" w:rsidR="00000000" w:rsidRPr="00000000">
        <w:rPr>
          <w:rFonts w:ascii="Consolas" w:cs="Consolas" w:eastAsia="Consolas" w:hAnsi="Consolas"/>
          <w:color w:val="000000"/>
          <w:sz w:val="21"/>
          <w:szCs w:val="21"/>
          <w:rtl w:val="0"/>
        </w:rPr>
        <w:t xml:space="preserve">&gt; {</w:t>
      </w:r>
    </w:p>
    <w:p w:rsidR="00000000" w:rsidDel="00000000" w:rsidP="00000000" w:rsidRDefault="00000000" w:rsidRPr="00000000" w14:paraId="000004E8">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E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resultMonth</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E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IntWritable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resultConsumption</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IntWritable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E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maxMonth</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E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maxConsumption</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Integer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MIN_VALUE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ED">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E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reduce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key</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Iterable</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IntWritable</w:t>
      </w:r>
      <w:r w:rsidDel="00000000" w:rsidR="00000000" w:rsidRPr="00000000">
        <w:rPr>
          <w:rFonts w:ascii="Consolas" w:cs="Consolas" w:eastAsia="Consolas" w:hAnsi="Consolas"/>
          <w:color w:val="000000"/>
          <w:sz w:val="21"/>
          <w:szCs w:val="21"/>
          <w:rtl w:val="0"/>
        </w:rPr>
        <w:t xml:space="preserve">&gt; </w:t>
      </w:r>
      <w:r w:rsidDel="00000000" w:rsidR="00000000" w:rsidRPr="00000000">
        <w:rPr>
          <w:rFonts w:ascii="Consolas" w:cs="Consolas" w:eastAsia="Consolas" w:hAnsi="Consolas"/>
          <w:color w:val="001080"/>
          <w:sz w:val="21"/>
          <w:szCs w:val="21"/>
          <w:rtl w:val="0"/>
        </w:rPr>
        <w:t xml:space="preserve">values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IOException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InterruptedException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E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IntWritable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val</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000000"/>
          <w:sz w:val="21"/>
          <w:szCs w:val="21"/>
          <w:rtl w:val="0"/>
        </w:rPr>
        <w:t xml:space="preserve"> values) {</w:t>
      </w:r>
    </w:p>
    <w:p w:rsidR="00000000" w:rsidDel="00000000" w:rsidP="00000000" w:rsidRDefault="00000000" w:rsidRPr="00000000" w14:paraId="000004F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val</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get</w:t>
      </w:r>
      <w:r w:rsidDel="00000000" w:rsidR="00000000" w:rsidRPr="00000000">
        <w:rPr>
          <w:rFonts w:ascii="Consolas" w:cs="Consolas" w:eastAsia="Consolas" w:hAnsi="Consolas"/>
          <w:color w:val="000000"/>
          <w:sz w:val="21"/>
          <w:szCs w:val="21"/>
          <w:rtl w:val="0"/>
        </w:rPr>
        <w:t xml:space="preserve">() &gt; maxConsumption) {</w:t>
      </w:r>
    </w:p>
    <w:p w:rsidR="00000000" w:rsidDel="00000000" w:rsidP="00000000" w:rsidRDefault="00000000" w:rsidRPr="00000000" w14:paraId="000004F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maxConsumption = </w:t>
      </w:r>
      <w:r w:rsidDel="00000000" w:rsidR="00000000" w:rsidRPr="00000000">
        <w:rPr>
          <w:rFonts w:ascii="Consolas" w:cs="Consolas" w:eastAsia="Consolas" w:hAnsi="Consolas"/>
          <w:color w:val="001080"/>
          <w:sz w:val="21"/>
          <w:szCs w:val="21"/>
          <w:rtl w:val="0"/>
        </w:rPr>
        <w:t xml:space="preserve">val</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get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F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maxMonth = </w:t>
      </w:r>
      <w:r w:rsidDel="00000000" w:rsidR="00000000" w:rsidRPr="00000000">
        <w:rPr>
          <w:rFonts w:ascii="Consolas" w:cs="Consolas" w:eastAsia="Consolas" w:hAnsi="Consolas"/>
          <w:color w:val="001080"/>
          <w:sz w:val="21"/>
          <w:szCs w:val="21"/>
          <w:rtl w:val="0"/>
        </w:rPr>
        <w:t xml:space="preserve">key</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toString</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4F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F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F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F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Override</w:t>
      </w:r>
      <w:r w:rsidDel="00000000" w:rsidR="00000000" w:rsidRPr="00000000">
        <w:rPr>
          <w:rtl w:val="0"/>
        </w:rPr>
      </w:r>
    </w:p>
    <w:p w:rsidR="00000000" w:rsidDel="00000000" w:rsidP="00000000" w:rsidRDefault="00000000" w:rsidRPr="00000000" w14:paraId="000004F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protected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cleanup</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IOException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InterruptedException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F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resultMonth</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w:t>
      </w:r>
      <w:r w:rsidDel="00000000" w:rsidR="00000000" w:rsidRPr="00000000">
        <w:rPr>
          <w:rFonts w:ascii="Consolas" w:cs="Consolas" w:eastAsia="Consolas" w:hAnsi="Consolas"/>
          <w:color w:val="000000"/>
          <w:sz w:val="21"/>
          <w:szCs w:val="21"/>
          <w:rtl w:val="0"/>
        </w:rPr>
        <w:t xml:space="preserve">(maxMonth);</w:t>
      </w:r>
    </w:p>
    <w:p w:rsidR="00000000" w:rsidDel="00000000" w:rsidP="00000000" w:rsidRDefault="00000000" w:rsidRPr="00000000" w14:paraId="000004F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resultConsumption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w:t>
      </w:r>
      <w:r w:rsidDel="00000000" w:rsidR="00000000" w:rsidRPr="00000000">
        <w:rPr>
          <w:rFonts w:ascii="Consolas" w:cs="Consolas" w:eastAsia="Consolas" w:hAnsi="Consolas"/>
          <w:color w:val="000000"/>
          <w:sz w:val="21"/>
          <w:szCs w:val="21"/>
          <w:rtl w:val="0"/>
        </w:rPr>
        <w:t xml:space="preserve">(maxConsumption);</w:t>
      </w:r>
    </w:p>
    <w:p w:rsidR="00000000" w:rsidDel="00000000" w:rsidP="00000000" w:rsidRDefault="00000000" w:rsidRPr="00000000" w14:paraId="000004F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write</w:t>
      </w:r>
      <w:r w:rsidDel="00000000" w:rsidR="00000000" w:rsidRPr="00000000">
        <w:rPr>
          <w:rFonts w:ascii="Consolas" w:cs="Consolas" w:eastAsia="Consolas" w:hAnsi="Consolas"/>
          <w:color w:val="000000"/>
          <w:sz w:val="21"/>
          <w:szCs w:val="21"/>
          <w:rtl w:val="0"/>
        </w:rPr>
        <w:t xml:space="preserve">(resultMonth, resultConsumption);</w:t>
      </w:r>
    </w:p>
    <w:p w:rsidR="00000000" w:rsidDel="00000000" w:rsidP="00000000" w:rsidRDefault="00000000" w:rsidRPr="00000000" w14:paraId="000004F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F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FD">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4F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main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args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Exception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4F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Configuration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conf</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Configuration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0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Job</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getInstance</w:t>
      </w:r>
      <w:r w:rsidDel="00000000" w:rsidR="00000000" w:rsidRPr="00000000">
        <w:rPr>
          <w:rFonts w:ascii="Consolas" w:cs="Consolas" w:eastAsia="Consolas" w:hAnsi="Consolas"/>
          <w:color w:val="000000"/>
          <w:sz w:val="21"/>
          <w:szCs w:val="21"/>
          <w:rtl w:val="0"/>
        </w:rPr>
        <w:t xml:space="preserve">(conf, </w:t>
      </w:r>
      <w:r w:rsidDel="00000000" w:rsidR="00000000" w:rsidRPr="00000000">
        <w:rPr>
          <w:rFonts w:ascii="Consolas" w:cs="Consolas" w:eastAsia="Consolas" w:hAnsi="Consolas"/>
          <w:color w:val="a31515"/>
          <w:sz w:val="21"/>
          <w:szCs w:val="21"/>
          <w:rtl w:val="0"/>
        </w:rPr>
        <w:t xml:space="preserve">"Maximum Electrical Consumption"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01">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0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setJarByClass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MaxElectricalConsumption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0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setMapperClass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ConsumptionMapper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0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setReducerClass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MaxConsumptionReducer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05">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0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setOutputKeyClass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Key: month</w:t>
      </w:r>
      <w:r w:rsidDel="00000000" w:rsidR="00000000" w:rsidRPr="00000000">
        <w:rPr>
          <w:rtl w:val="0"/>
        </w:rPr>
      </w:r>
    </w:p>
    <w:p w:rsidR="00000000" w:rsidDel="00000000" w:rsidP="00000000" w:rsidRDefault="00000000" w:rsidRPr="00000000" w14:paraId="0000050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setOutputValueClass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IntWritable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Value: consumption</w:t>
      </w:r>
      <w:r w:rsidDel="00000000" w:rsidR="00000000" w:rsidRPr="00000000">
        <w:rPr>
          <w:rtl w:val="0"/>
        </w:rPr>
      </w:r>
    </w:p>
    <w:p w:rsidR="00000000" w:rsidDel="00000000" w:rsidP="00000000" w:rsidRDefault="00000000" w:rsidRPr="00000000" w14:paraId="00000508">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0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Set the input and output paths</w:t>
      </w:r>
      <w:r w:rsidDel="00000000" w:rsidR="00000000" w:rsidRPr="00000000">
        <w:rPr>
          <w:rtl w:val="0"/>
        </w:rPr>
      </w:r>
    </w:p>
    <w:p w:rsidR="00000000" w:rsidDel="00000000" w:rsidP="00000000" w:rsidRDefault="00000000" w:rsidRPr="00000000" w14:paraId="0000050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FileInputFormat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addInputPath</w:t>
      </w:r>
      <w:r w:rsidDel="00000000" w:rsidR="00000000" w:rsidRPr="00000000">
        <w:rPr>
          <w:rFonts w:ascii="Consolas" w:cs="Consolas" w:eastAsia="Consolas" w:hAnsi="Consolas"/>
          <w:color w:val="000000"/>
          <w:sz w:val="21"/>
          <w:szCs w:val="21"/>
          <w:rtl w:val="0"/>
        </w:rPr>
        <w:t xml:space="preserve">(job,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Path</w:t>
      </w:r>
      <w:r w:rsidDel="00000000" w:rsidR="00000000" w:rsidRPr="00000000">
        <w:rPr>
          <w:rFonts w:ascii="Consolas" w:cs="Consolas" w:eastAsia="Consolas" w:hAnsi="Consolas"/>
          <w:color w:val="000000"/>
          <w:sz w:val="21"/>
          <w:szCs w:val="21"/>
          <w:rtl w:val="0"/>
        </w:rPr>
        <w:t xml:space="preserve">(args[</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0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FileOutputFormat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setOutputPath</w:t>
      </w:r>
      <w:r w:rsidDel="00000000" w:rsidR="00000000" w:rsidRPr="00000000">
        <w:rPr>
          <w:rFonts w:ascii="Consolas" w:cs="Consolas" w:eastAsia="Consolas" w:hAnsi="Consolas"/>
          <w:color w:val="000000"/>
          <w:sz w:val="21"/>
          <w:szCs w:val="21"/>
          <w:rtl w:val="0"/>
        </w:rPr>
        <w:t xml:space="preserve">(job,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Path</w:t>
      </w:r>
      <w:r w:rsidDel="00000000" w:rsidR="00000000" w:rsidRPr="00000000">
        <w:rPr>
          <w:rFonts w:ascii="Consolas" w:cs="Consolas" w:eastAsia="Consolas" w:hAnsi="Consolas"/>
          <w:color w:val="000000"/>
          <w:sz w:val="21"/>
          <w:szCs w:val="21"/>
          <w:rtl w:val="0"/>
        </w:rPr>
        <w:t xml:space="preserve">(args[</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0C">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0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Wait for the job to complete</w:t>
      </w:r>
      <w:r w:rsidDel="00000000" w:rsidR="00000000" w:rsidRPr="00000000">
        <w:rPr>
          <w:rtl w:val="0"/>
        </w:rPr>
      </w:r>
    </w:p>
    <w:p w:rsidR="00000000" w:rsidDel="00000000" w:rsidP="00000000" w:rsidRDefault="00000000" w:rsidRPr="00000000" w14:paraId="0000050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exit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waitForCompletion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0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1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11">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12">
      <w:pPr>
        <w:rPr>
          <w:rFonts w:ascii="Consolas" w:cs="Consolas" w:eastAsia="Consolas" w:hAnsi="Consolas"/>
          <w:color w:val="000000"/>
          <w:sz w:val="19"/>
          <w:szCs w:val="19"/>
        </w:rPr>
      </w:pPr>
      <w:r w:rsidDel="00000000" w:rsidR="00000000" w:rsidRPr="00000000">
        <w:br w:type="page"/>
      </w:r>
      <w:r w:rsidDel="00000000" w:rsidR="00000000" w:rsidRPr="00000000">
        <w:rPr>
          <w:rtl w:val="0"/>
        </w:rPr>
      </w:r>
    </w:p>
    <w:p w:rsidR="00000000" w:rsidDel="00000000" w:rsidP="00000000" w:rsidRDefault="00000000" w:rsidRPr="00000000" w14:paraId="0000051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514">
      <w:pPr>
        <w:jc w:val="center"/>
        <w:rPr/>
      </w:pPr>
      <w:r w:rsidDel="00000000" w:rsidR="00000000" w:rsidRPr="00000000">
        <w:rPr/>
        <w:drawing>
          <wp:inline distB="0" distT="0" distL="0" distR="0">
            <wp:extent cx="5256000" cy="690047"/>
            <wp:effectExtent b="0" l="0" r="0" t="0"/>
            <wp:docPr id="2126535768" name="image37.png"/>
            <a:graphic>
              <a:graphicData uri="http://schemas.openxmlformats.org/drawingml/2006/picture">
                <pic:pic>
                  <pic:nvPicPr>
                    <pic:cNvPr id="0" name="image37.png"/>
                    <pic:cNvPicPr preferRelativeResize="0"/>
                  </pic:nvPicPr>
                  <pic:blipFill>
                    <a:blip r:embed="rId72"/>
                    <a:srcRect b="0" l="0" r="0" t="0"/>
                    <a:stretch>
                      <a:fillRect/>
                    </a:stretch>
                  </pic:blipFill>
                  <pic:spPr>
                    <a:xfrm>
                      <a:off x="0" y="0"/>
                      <a:ext cx="5256000" cy="690047"/>
                    </a:xfrm>
                    <a:prstGeom prst="rect"/>
                    <a:ln/>
                  </pic:spPr>
                </pic:pic>
              </a:graphicData>
            </a:graphic>
          </wp:inline>
        </w:drawing>
      </w:r>
      <w:r w:rsidDel="00000000" w:rsidR="00000000" w:rsidRPr="00000000">
        <w:rPr>
          <w:rtl w:val="0"/>
        </w:rPr>
      </w:r>
    </w:p>
    <w:p w:rsidR="00000000" w:rsidDel="00000000" w:rsidP="00000000" w:rsidRDefault="00000000" w:rsidRPr="00000000" w14:paraId="00000515">
      <w:pPr>
        <w:jc w:val="center"/>
        <w:rPr/>
      </w:pPr>
      <w:r w:rsidDel="00000000" w:rsidR="00000000" w:rsidRPr="00000000">
        <w:rPr>
          <w:rtl w:val="0"/>
        </w:rPr>
      </w:r>
    </w:p>
    <w:p w:rsidR="00000000" w:rsidDel="00000000" w:rsidP="00000000" w:rsidRDefault="00000000" w:rsidRPr="00000000" w14:paraId="00000516">
      <w:pPr>
        <w:jc w:val="center"/>
        <w:rPr/>
      </w:pPr>
      <w:r w:rsidDel="00000000" w:rsidR="00000000" w:rsidRPr="00000000">
        <w:rPr>
          <w:rtl w:val="0"/>
        </w:rPr>
      </w:r>
    </w:p>
    <w:p w:rsidR="00000000" w:rsidDel="00000000" w:rsidP="00000000" w:rsidRDefault="00000000" w:rsidRPr="00000000" w14:paraId="0000051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518">
      <w:pPr>
        <w:jc w:val="center"/>
        <w:rPr/>
      </w:pPr>
      <w:r w:rsidDel="00000000" w:rsidR="00000000" w:rsidRPr="00000000">
        <w:rPr/>
        <w:drawing>
          <wp:inline distB="0" distT="0" distL="0" distR="0">
            <wp:extent cx="5256000" cy="2707778"/>
            <wp:effectExtent b="0" l="0" r="0" t="0"/>
            <wp:docPr id="2126535769" name="image49.png"/>
            <a:graphic>
              <a:graphicData uri="http://schemas.openxmlformats.org/drawingml/2006/picture">
                <pic:pic>
                  <pic:nvPicPr>
                    <pic:cNvPr id="0" name="image49.png"/>
                    <pic:cNvPicPr preferRelativeResize="0"/>
                  </pic:nvPicPr>
                  <pic:blipFill>
                    <a:blip r:embed="rId73"/>
                    <a:srcRect b="0" l="0" r="0" t="0"/>
                    <a:stretch>
                      <a:fillRect/>
                    </a:stretch>
                  </pic:blipFill>
                  <pic:spPr>
                    <a:xfrm>
                      <a:off x="0" y="0"/>
                      <a:ext cx="5256000" cy="2707778"/>
                    </a:xfrm>
                    <a:prstGeom prst="rect"/>
                    <a:ln/>
                  </pic:spPr>
                </pic:pic>
              </a:graphicData>
            </a:graphic>
          </wp:inline>
        </w:drawing>
      </w:r>
      <w:r w:rsidDel="00000000" w:rsidR="00000000" w:rsidRPr="00000000">
        <w:rPr>
          <w:rtl w:val="0"/>
        </w:rPr>
      </w:r>
    </w:p>
    <w:p w:rsidR="00000000" w:rsidDel="00000000" w:rsidP="00000000" w:rsidRDefault="00000000" w:rsidRPr="00000000" w14:paraId="00000519">
      <w:pPr>
        <w:jc w:val="center"/>
        <w:rPr/>
      </w:pPr>
      <w:r w:rsidDel="00000000" w:rsidR="00000000" w:rsidRPr="00000000">
        <w:rPr>
          <w:rtl w:val="0"/>
        </w:rPr>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51C">
      <w:pPr>
        <w:jc w:val="center"/>
        <w:rPr/>
      </w:pPr>
      <w:r w:rsidDel="00000000" w:rsidR="00000000" w:rsidRPr="00000000">
        <w:rPr/>
        <w:drawing>
          <wp:inline distB="0" distT="0" distL="0" distR="0">
            <wp:extent cx="5256000" cy="690047"/>
            <wp:effectExtent b="0" l="0" r="0" t="0"/>
            <wp:docPr id="2126535770" name="image36.png"/>
            <a:graphic>
              <a:graphicData uri="http://schemas.openxmlformats.org/drawingml/2006/picture">
                <pic:pic>
                  <pic:nvPicPr>
                    <pic:cNvPr id="0" name="image36.png"/>
                    <pic:cNvPicPr preferRelativeResize="0"/>
                  </pic:nvPicPr>
                  <pic:blipFill>
                    <a:blip r:embed="rId74"/>
                    <a:srcRect b="0" l="0" r="0" t="0"/>
                    <a:stretch>
                      <a:fillRect/>
                    </a:stretch>
                  </pic:blipFill>
                  <pic:spPr>
                    <a:xfrm>
                      <a:off x="0" y="0"/>
                      <a:ext cx="5256000" cy="690047"/>
                    </a:xfrm>
                    <a:prstGeom prst="rect"/>
                    <a:ln/>
                  </pic:spPr>
                </pic:pic>
              </a:graphicData>
            </a:graphic>
          </wp:inline>
        </w:drawing>
      </w:r>
      <w:r w:rsidDel="00000000" w:rsidR="00000000" w:rsidRPr="00000000">
        <w:rPr>
          <w:rtl w:val="0"/>
        </w:rPr>
      </w:r>
    </w:p>
    <w:p w:rsidR="00000000" w:rsidDel="00000000" w:rsidP="00000000" w:rsidRDefault="00000000" w:rsidRPr="00000000" w14:paraId="0000051D">
      <w:pPr>
        <w:jc w:val="center"/>
        <w:rPr/>
      </w:pPr>
      <w:r w:rsidDel="00000000" w:rsidR="00000000" w:rsidRPr="00000000">
        <w:rPr>
          <w:rtl w:val="0"/>
        </w:rPr>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520">
      <w:pPr>
        <w:jc w:val="center"/>
        <w:rPr/>
      </w:pPr>
      <w:r w:rsidDel="00000000" w:rsidR="00000000" w:rsidRPr="00000000">
        <w:rPr/>
        <w:drawing>
          <wp:inline distB="0" distT="0" distL="0" distR="0">
            <wp:extent cx="5256000" cy="1056907"/>
            <wp:effectExtent b="0" l="0" r="0" t="0"/>
            <wp:docPr id="2126535771" name="image41.png"/>
            <a:graphic>
              <a:graphicData uri="http://schemas.openxmlformats.org/drawingml/2006/picture">
                <pic:pic>
                  <pic:nvPicPr>
                    <pic:cNvPr id="0" name="image41.png"/>
                    <pic:cNvPicPr preferRelativeResize="0"/>
                  </pic:nvPicPr>
                  <pic:blipFill>
                    <a:blip r:embed="rId75"/>
                    <a:srcRect b="0" l="0" r="0" t="0"/>
                    <a:stretch>
                      <a:fillRect/>
                    </a:stretch>
                  </pic:blipFill>
                  <pic:spPr>
                    <a:xfrm>
                      <a:off x="0" y="0"/>
                      <a:ext cx="5256000" cy="1056907"/>
                    </a:xfrm>
                    <a:prstGeom prst="rect"/>
                    <a:ln/>
                  </pic:spPr>
                </pic:pic>
              </a:graphicData>
            </a:graphic>
          </wp:inline>
        </w:drawing>
      </w:r>
      <w:r w:rsidDel="00000000" w:rsidR="00000000" w:rsidRPr="00000000">
        <w:rPr>
          <w:rtl w:val="0"/>
        </w:rPr>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523">
      <w:pPr>
        <w:jc w:val="center"/>
        <w:rPr/>
      </w:pPr>
      <w:r w:rsidDel="00000000" w:rsidR="00000000" w:rsidRPr="00000000">
        <w:rPr/>
        <w:drawing>
          <wp:inline distB="0" distT="0" distL="0" distR="0">
            <wp:extent cx="5256000" cy="690047"/>
            <wp:effectExtent b="0" l="0" r="0" t="0"/>
            <wp:docPr id="2126535772" name="image27.png"/>
            <a:graphic>
              <a:graphicData uri="http://schemas.openxmlformats.org/drawingml/2006/picture">
                <pic:pic>
                  <pic:nvPicPr>
                    <pic:cNvPr id="0" name="image27.png"/>
                    <pic:cNvPicPr preferRelativeResize="0"/>
                  </pic:nvPicPr>
                  <pic:blipFill>
                    <a:blip r:embed="rId76"/>
                    <a:srcRect b="0" l="0" r="0" t="0"/>
                    <a:stretch>
                      <a:fillRect/>
                    </a:stretch>
                  </pic:blipFill>
                  <pic:spPr>
                    <a:xfrm>
                      <a:off x="0" y="0"/>
                      <a:ext cx="5256000" cy="690047"/>
                    </a:xfrm>
                    <a:prstGeom prst="rect"/>
                    <a:ln/>
                  </pic:spPr>
                </pic:pic>
              </a:graphicData>
            </a:graphic>
          </wp:inline>
        </w:drawing>
      </w:r>
      <w:r w:rsidDel="00000000" w:rsidR="00000000" w:rsidRPr="00000000">
        <w:rPr>
          <w:rtl w:val="0"/>
        </w:rPr>
      </w:r>
    </w:p>
    <w:p w:rsidR="00000000" w:rsidDel="00000000" w:rsidP="00000000" w:rsidRDefault="00000000" w:rsidRPr="00000000" w14:paraId="00000524">
      <w:pPr>
        <w:spacing w:line="240" w:lineRule="auto"/>
        <w:jc w:val="center"/>
        <w:rPr/>
      </w:pPr>
      <w:r w:rsidDel="00000000" w:rsidR="00000000" w:rsidRPr="00000000">
        <w:rPr>
          <w:rtl w:val="0"/>
        </w:rPr>
      </w:r>
    </w:p>
    <w:p w:rsidR="00000000" w:rsidDel="00000000" w:rsidP="00000000" w:rsidRDefault="00000000" w:rsidRPr="00000000" w14:paraId="0000052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526">
      <w:pPr>
        <w:spacing w:after="240" w:lineRule="auto"/>
        <w:jc w:val="center"/>
        <w:rPr/>
      </w:pPr>
      <w:r w:rsidDel="00000000" w:rsidR="00000000" w:rsidRPr="00000000">
        <w:rPr/>
        <w:drawing>
          <wp:inline distB="0" distT="0" distL="0" distR="0">
            <wp:extent cx="5256000" cy="1240337"/>
            <wp:effectExtent b="0" l="0" r="0" t="0"/>
            <wp:docPr id="2126535773" name="image39.png"/>
            <a:graphic>
              <a:graphicData uri="http://schemas.openxmlformats.org/drawingml/2006/picture">
                <pic:pic>
                  <pic:nvPicPr>
                    <pic:cNvPr id="0" name="image39.png"/>
                    <pic:cNvPicPr preferRelativeResize="0"/>
                  </pic:nvPicPr>
                  <pic:blipFill>
                    <a:blip r:embed="rId77"/>
                    <a:srcRect b="0" l="0" r="0" t="0"/>
                    <a:stretch>
                      <a:fillRect/>
                    </a:stretch>
                  </pic:blipFill>
                  <pic:spPr>
                    <a:xfrm>
                      <a:off x="0" y="0"/>
                      <a:ext cx="5256000" cy="1240337"/>
                    </a:xfrm>
                    <a:prstGeom prst="rect"/>
                    <a:ln/>
                  </pic:spPr>
                </pic:pic>
              </a:graphicData>
            </a:graphic>
          </wp:inline>
        </w:drawing>
      </w:r>
      <w:r w:rsidDel="00000000" w:rsidR="00000000" w:rsidRPr="00000000">
        <w:rPr>
          <w:rtl w:val="0"/>
        </w:rPr>
      </w:r>
    </w:p>
    <w:p w:rsidR="00000000" w:rsidDel="00000000" w:rsidP="00000000" w:rsidRDefault="00000000" w:rsidRPr="00000000" w14:paraId="00000527">
      <w:pPr>
        <w:spacing w:line="240" w:lineRule="auto"/>
        <w:jc w:val="center"/>
        <w:rPr/>
      </w:pPr>
      <w:r w:rsidDel="00000000" w:rsidR="00000000" w:rsidRPr="00000000">
        <w:rPr>
          <w:rtl w:val="0"/>
        </w:rPr>
      </w:r>
    </w:p>
    <w:p w:rsidR="00000000" w:rsidDel="00000000" w:rsidP="00000000" w:rsidRDefault="00000000" w:rsidRPr="00000000" w14:paraId="0000052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529">
      <w:pPr>
        <w:spacing w:after="240" w:lineRule="auto"/>
        <w:jc w:val="center"/>
        <w:rPr/>
      </w:pPr>
      <w:r w:rsidDel="00000000" w:rsidR="00000000" w:rsidRPr="00000000">
        <w:rPr/>
        <w:drawing>
          <wp:inline distB="0" distT="0" distL="0" distR="0">
            <wp:extent cx="5256000" cy="690047"/>
            <wp:effectExtent b="0" l="0" r="0" t="0"/>
            <wp:docPr id="2126535763" name="image33.png"/>
            <a:graphic>
              <a:graphicData uri="http://schemas.openxmlformats.org/drawingml/2006/picture">
                <pic:pic>
                  <pic:nvPicPr>
                    <pic:cNvPr id="0" name="image33.png"/>
                    <pic:cNvPicPr preferRelativeResize="0"/>
                  </pic:nvPicPr>
                  <pic:blipFill>
                    <a:blip r:embed="rId78"/>
                    <a:srcRect b="0" l="0" r="0" t="0"/>
                    <a:stretch>
                      <a:fillRect/>
                    </a:stretch>
                  </pic:blipFill>
                  <pic:spPr>
                    <a:xfrm>
                      <a:off x="0" y="0"/>
                      <a:ext cx="5256000" cy="690047"/>
                    </a:xfrm>
                    <a:prstGeom prst="rect"/>
                    <a:ln/>
                  </pic:spPr>
                </pic:pic>
              </a:graphicData>
            </a:graphic>
          </wp:inline>
        </w:drawing>
      </w:r>
      <w:r w:rsidDel="00000000" w:rsidR="00000000" w:rsidRPr="00000000">
        <w:rPr>
          <w:rtl w:val="0"/>
        </w:rPr>
      </w:r>
    </w:p>
    <w:p w:rsidR="00000000" w:rsidDel="00000000" w:rsidP="00000000" w:rsidRDefault="00000000" w:rsidRPr="00000000" w14:paraId="0000052A">
      <w:pPr>
        <w:spacing w:line="240" w:lineRule="auto"/>
        <w:jc w:val="center"/>
        <w:rPr/>
      </w:pPr>
      <w:r w:rsidDel="00000000" w:rsidR="00000000" w:rsidRPr="00000000">
        <w:rPr>
          <w:rtl w:val="0"/>
        </w:rPr>
      </w:r>
    </w:p>
    <w:p w:rsidR="00000000" w:rsidDel="00000000" w:rsidP="00000000" w:rsidRDefault="00000000" w:rsidRPr="00000000" w14:paraId="0000052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52C">
      <w:pPr>
        <w:jc w:val="center"/>
        <w:rPr/>
      </w:pPr>
      <w:r w:rsidDel="00000000" w:rsidR="00000000" w:rsidRPr="00000000">
        <w:rPr/>
        <w:drawing>
          <wp:inline distB="0" distT="0" distL="0" distR="0">
            <wp:extent cx="5258409" cy="3019693"/>
            <wp:effectExtent b="0" l="0" r="0" t="0"/>
            <wp:docPr id="2126535764" name="image30.png"/>
            <a:graphic>
              <a:graphicData uri="http://schemas.openxmlformats.org/drawingml/2006/picture">
                <pic:pic>
                  <pic:nvPicPr>
                    <pic:cNvPr id="0" name="image30.png"/>
                    <pic:cNvPicPr preferRelativeResize="0"/>
                  </pic:nvPicPr>
                  <pic:blipFill>
                    <a:blip r:embed="rId79"/>
                    <a:srcRect b="0" l="0" r="0" t="0"/>
                    <a:stretch>
                      <a:fillRect/>
                    </a:stretch>
                  </pic:blipFill>
                  <pic:spPr>
                    <a:xfrm>
                      <a:off x="0" y="0"/>
                      <a:ext cx="5258409" cy="3019693"/>
                    </a:xfrm>
                    <a:prstGeom prst="rect"/>
                    <a:ln/>
                  </pic:spPr>
                </pic:pic>
              </a:graphicData>
            </a:graphic>
          </wp:inline>
        </w:drawing>
      </w:r>
      <w:r w:rsidDel="00000000" w:rsidR="00000000" w:rsidRPr="00000000">
        <w:rPr>
          <w:rtl w:val="0"/>
        </w:rPr>
      </w:r>
    </w:p>
    <w:p w:rsidR="00000000" w:rsidDel="00000000" w:rsidP="00000000" w:rsidRDefault="00000000" w:rsidRPr="00000000" w14:paraId="0000052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52E">
      <w:pPr>
        <w:jc w:val="center"/>
        <w:rPr/>
      </w:pPr>
      <w:r w:rsidDel="00000000" w:rsidR="00000000" w:rsidRPr="00000000">
        <w:rPr/>
        <w:drawing>
          <wp:inline distB="0" distT="0" distL="0" distR="0">
            <wp:extent cx="5256000" cy="964900"/>
            <wp:effectExtent b="0" l="0" r="0" t="0"/>
            <wp:docPr id="2126535800" name="image57.png"/>
            <a:graphic>
              <a:graphicData uri="http://schemas.openxmlformats.org/drawingml/2006/picture">
                <pic:pic>
                  <pic:nvPicPr>
                    <pic:cNvPr id="0" name="image57.png"/>
                    <pic:cNvPicPr preferRelativeResize="0"/>
                  </pic:nvPicPr>
                  <pic:blipFill>
                    <a:blip r:embed="rId80"/>
                    <a:srcRect b="0" l="0" r="0" t="0"/>
                    <a:stretch>
                      <a:fillRect/>
                    </a:stretch>
                  </pic:blipFill>
                  <pic:spPr>
                    <a:xfrm>
                      <a:off x="0" y="0"/>
                      <a:ext cx="5256000" cy="964900"/>
                    </a:xfrm>
                    <a:prstGeom prst="rect"/>
                    <a:ln/>
                  </pic:spPr>
                </pic:pic>
              </a:graphicData>
            </a:graphic>
          </wp:inline>
        </w:drawing>
      </w:r>
      <w:r w:rsidDel="00000000" w:rsidR="00000000" w:rsidRPr="00000000">
        <w:rPr>
          <w:rtl w:val="0"/>
        </w:rPr>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pStyle w:val="Heading3"/>
        <w:rPr/>
      </w:pPr>
      <w:r w:rsidDel="00000000" w:rsidR="00000000" w:rsidRPr="00000000">
        <w:rPr>
          <w:rtl w:val="0"/>
        </w:rPr>
        <w:t xml:space="preserve">Learning Outcomes:</w:t>
      </w:r>
    </w:p>
    <w:tbl>
      <w:tblPr>
        <w:tblStyle w:val="Table15"/>
        <w:tblW w:w="9016.0" w:type="dxa"/>
        <w:jc w:val="left"/>
        <w:tblBorders>
          <w:top w:color="000000" w:space="0" w:sz="0" w:val="nil"/>
          <w:left w:color="000000" w:space="0" w:sz="0" w:val="nil"/>
          <w:bottom w:color="000000" w:space="0" w:sz="0" w:val="nil"/>
          <w:right w:color="000000" w:space="0" w:sz="0" w:val="nil"/>
          <w:insideH w:color="000000" w:space="0" w:sz="4" w:val="dotted"/>
          <w:insideV w:color="000000" w:space="0" w:sz="0" w:val="nil"/>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531">
            <w:pPr>
              <w:rPr/>
            </w:pPr>
            <w:r w:rsidDel="00000000" w:rsidR="00000000" w:rsidRPr="00000000">
              <w:rPr>
                <w:rtl w:val="0"/>
              </w:rPr>
            </w:r>
          </w:p>
        </w:tc>
      </w:tr>
      <w:tr>
        <w:trPr>
          <w:cantSplit w:val="0"/>
          <w:tblHeader w:val="0"/>
        </w:trPr>
        <w:tc>
          <w:tcPr/>
          <w:p w:rsidR="00000000" w:rsidDel="00000000" w:rsidP="00000000" w:rsidRDefault="00000000" w:rsidRPr="00000000" w14:paraId="00000532">
            <w:pPr>
              <w:rPr/>
            </w:pPr>
            <w:r w:rsidDel="00000000" w:rsidR="00000000" w:rsidRPr="00000000">
              <w:rPr>
                <w:rtl w:val="0"/>
              </w:rPr>
            </w:r>
          </w:p>
        </w:tc>
      </w:tr>
      <w:tr>
        <w:trPr>
          <w:cantSplit w:val="0"/>
          <w:tblHeader w:val="0"/>
        </w:trPr>
        <w:tc>
          <w:tcPr/>
          <w:p w:rsidR="00000000" w:rsidDel="00000000" w:rsidP="00000000" w:rsidRDefault="00000000" w:rsidRPr="00000000" w14:paraId="00000533">
            <w:pPr>
              <w:rPr/>
            </w:pPr>
            <w:r w:rsidDel="00000000" w:rsidR="00000000" w:rsidRPr="00000000">
              <w:rPr>
                <w:rtl w:val="0"/>
              </w:rPr>
            </w:r>
          </w:p>
        </w:tc>
      </w:tr>
      <w:tr>
        <w:trPr>
          <w:cantSplit w:val="0"/>
          <w:tblHeader w:val="0"/>
        </w:trPr>
        <w:tc>
          <w:tcPr/>
          <w:p w:rsidR="00000000" w:rsidDel="00000000" w:rsidP="00000000" w:rsidRDefault="00000000" w:rsidRPr="00000000" w14:paraId="00000534">
            <w:pPr>
              <w:rPr/>
            </w:pPr>
            <w:r w:rsidDel="00000000" w:rsidR="00000000" w:rsidRPr="00000000">
              <w:rPr>
                <w:rtl w:val="0"/>
              </w:rPr>
            </w:r>
          </w:p>
        </w:tc>
      </w:tr>
      <w:tr>
        <w:trPr>
          <w:cantSplit w:val="0"/>
          <w:tblHeader w:val="0"/>
        </w:trPr>
        <w:tc>
          <w:tcPr/>
          <w:p w:rsidR="00000000" w:rsidDel="00000000" w:rsidP="00000000" w:rsidRDefault="00000000" w:rsidRPr="00000000" w14:paraId="00000535">
            <w:pPr>
              <w:rPr/>
            </w:pPr>
            <w:r w:rsidDel="00000000" w:rsidR="00000000" w:rsidRPr="00000000">
              <w:rPr>
                <w:rtl w:val="0"/>
              </w:rPr>
            </w:r>
          </w:p>
        </w:tc>
      </w:tr>
      <w:tr>
        <w:trPr>
          <w:cantSplit w:val="0"/>
          <w:tblHeader w:val="0"/>
        </w:trPr>
        <w:tc>
          <w:tcPr/>
          <w:p w:rsidR="00000000" w:rsidDel="00000000" w:rsidP="00000000" w:rsidRDefault="00000000" w:rsidRPr="00000000" w14:paraId="00000536">
            <w:pPr>
              <w:rPr/>
            </w:pPr>
            <w:r w:rsidDel="00000000" w:rsidR="00000000" w:rsidRPr="00000000">
              <w:rPr>
                <w:rtl w:val="0"/>
              </w:rPr>
            </w:r>
          </w:p>
        </w:tc>
      </w:tr>
    </w:tbl>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br w:type="page"/>
      </w:r>
      <w:r w:rsidDel="00000000" w:rsidR="00000000" w:rsidRPr="00000000">
        <w:rPr>
          <w:rtl w:val="0"/>
        </w:rPr>
      </w:r>
    </w:p>
    <w:p w:rsidR="00000000" w:rsidDel="00000000" w:rsidP="00000000" w:rsidRDefault="00000000" w:rsidRPr="00000000" w14:paraId="00000539">
      <w:pPr>
        <w:pStyle w:val="Heading1"/>
        <w:rPr/>
      </w:pPr>
      <w:r w:rsidDel="00000000" w:rsidR="00000000" w:rsidRPr="00000000">
        <w:rPr>
          <w:rtl w:val="0"/>
        </w:rPr>
        <w:t xml:space="preserve">Experiment 8</w:t>
      </w:r>
    </w:p>
    <w:p w:rsidR="00000000" w:rsidDel="00000000" w:rsidP="00000000" w:rsidRDefault="00000000" w:rsidRPr="00000000" w14:paraId="0000053A">
      <w:pPr>
        <w:pStyle w:val="Heading2"/>
        <w:rPr/>
      </w:pPr>
      <w:r w:rsidDel="00000000" w:rsidR="00000000" w:rsidRPr="00000000">
        <w:rPr>
          <w:rtl w:val="0"/>
        </w:rPr>
        <w:t xml:space="preserve">Experiment 8: Develop a map reduce program to find the tags associated with each movie by analyzing movie lens data.</w:t>
      </w:r>
    </w:p>
    <w:p w:rsidR="00000000" w:rsidDel="00000000" w:rsidP="00000000" w:rsidRDefault="00000000" w:rsidRPr="00000000" w14:paraId="0000053B">
      <w:pPr>
        <w:pStyle w:val="Heading3"/>
        <w:rPr/>
      </w:pPr>
      <w:r w:rsidDel="00000000" w:rsidR="00000000" w:rsidRPr="00000000">
        <w:rPr>
          <w:rtl w:val="0"/>
        </w:rPr>
        <w:t xml:space="preserve">Theory:</w:t>
      </w:r>
    </w:p>
    <w:tbl>
      <w:tblPr>
        <w:tblStyle w:val="Table16"/>
        <w:tblW w:w="9016.0" w:type="dxa"/>
        <w:jc w:val="left"/>
        <w:tblBorders>
          <w:top w:color="000000" w:space="0" w:sz="0" w:val="nil"/>
          <w:left w:color="000000" w:space="0" w:sz="0" w:val="nil"/>
          <w:bottom w:color="000000" w:space="0" w:sz="0" w:val="nil"/>
          <w:right w:color="000000" w:space="0" w:sz="0" w:val="nil"/>
          <w:insideH w:color="000000" w:space="0" w:sz="4" w:val="dotted"/>
          <w:insideV w:color="000000" w:space="0" w:sz="0" w:val="nil"/>
        </w:tblBorders>
        <w:tblLayout w:type="fixed"/>
        <w:tblLook w:val="0400"/>
      </w:tblPr>
      <w:tblGrid>
        <w:gridCol w:w="9016"/>
        <w:tblGridChange w:id="0">
          <w:tblGrid>
            <w:gridCol w:w="9016"/>
          </w:tblGrid>
        </w:tblGridChange>
      </w:tblGrid>
      <w:tr>
        <w:trPr>
          <w:cantSplit w:val="0"/>
          <w:trHeight w:val="454" w:hRule="atLeast"/>
          <w:tblHeader w:val="0"/>
        </w:trPr>
        <w:tc>
          <w:tcPr>
            <w:tcBorders>
              <w:top w:color="000000" w:space="0" w:sz="4" w:val="dotted"/>
              <w:bottom w:color="000000" w:space="0" w:sz="4" w:val="dotted"/>
            </w:tcBorders>
          </w:tcPr>
          <w:p w:rsidR="00000000" w:rsidDel="00000000" w:rsidP="00000000" w:rsidRDefault="00000000" w:rsidRPr="00000000" w14:paraId="0000053C">
            <w:pPr>
              <w:rPr/>
            </w:pPr>
            <w:r w:rsidDel="00000000" w:rsidR="00000000" w:rsidRPr="00000000">
              <w:rPr>
                <w:rtl w:val="0"/>
              </w:rPr>
            </w:r>
          </w:p>
        </w:tc>
      </w:tr>
      <w:tr>
        <w:trPr>
          <w:cantSplit w:val="0"/>
          <w:trHeight w:val="454" w:hRule="atLeast"/>
          <w:tblHeader w:val="0"/>
        </w:trPr>
        <w:tc>
          <w:tcPr>
            <w:tcBorders>
              <w:top w:color="000000" w:space="0" w:sz="4" w:val="dotted"/>
            </w:tcBorders>
          </w:tcPr>
          <w:p w:rsidR="00000000" w:rsidDel="00000000" w:rsidP="00000000" w:rsidRDefault="00000000" w:rsidRPr="00000000" w14:paraId="0000053D">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3E">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3F">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40">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41">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42">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43">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44">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45">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46">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47">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48">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49">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4A">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4B">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4C">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4D">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4E">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4F">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50">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51">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52">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53">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54">
            <w:pPr>
              <w:rPr/>
            </w:pPr>
            <w:r w:rsidDel="00000000" w:rsidR="00000000" w:rsidRPr="00000000">
              <w:rPr>
                <w:rtl w:val="0"/>
              </w:rPr>
            </w:r>
          </w:p>
        </w:tc>
      </w:tr>
    </w:tbl>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pStyle w:val="Heading3"/>
        <w:spacing w:after="0" w:lineRule="auto"/>
        <w:rPr/>
      </w:pPr>
      <w:r w:rsidDel="00000000" w:rsidR="00000000" w:rsidRPr="00000000">
        <w:rPr>
          <w:rtl w:val="0"/>
        </w:rPr>
        <w:t xml:space="preserve">Code:</w:t>
      </w:r>
    </w:p>
    <w:p w:rsidR="00000000" w:rsidDel="00000000" w:rsidP="00000000" w:rsidRDefault="00000000" w:rsidRPr="00000000" w14:paraId="0000055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java.io.IOException;</w:t>
      </w:r>
    </w:p>
    <w:p w:rsidR="00000000" w:rsidDel="00000000" w:rsidP="00000000" w:rsidRDefault="00000000" w:rsidRPr="00000000" w14:paraId="0000055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java.util.ArrayList;</w:t>
      </w:r>
    </w:p>
    <w:p w:rsidR="00000000" w:rsidDel="00000000" w:rsidP="00000000" w:rsidRDefault="00000000" w:rsidRPr="00000000" w14:paraId="0000055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java.util.List;</w:t>
      </w:r>
    </w:p>
    <w:p w:rsidR="00000000" w:rsidDel="00000000" w:rsidP="00000000" w:rsidRDefault="00000000" w:rsidRPr="00000000" w14:paraId="0000055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org.apache.hadoop.conf.Configuration;</w:t>
      </w:r>
    </w:p>
    <w:p w:rsidR="00000000" w:rsidDel="00000000" w:rsidP="00000000" w:rsidRDefault="00000000" w:rsidRPr="00000000" w14:paraId="0000055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org.apache.hadoop.fs.Path;</w:t>
      </w:r>
    </w:p>
    <w:p w:rsidR="00000000" w:rsidDel="00000000" w:rsidP="00000000" w:rsidRDefault="00000000" w:rsidRPr="00000000" w14:paraId="0000055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org.apache.hadoop.io.Text;</w:t>
      </w:r>
    </w:p>
    <w:p w:rsidR="00000000" w:rsidDel="00000000" w:rsidP="00000000" w:rsidRDefault="00000000" w:rsidRPr="00000000" w14:paraId="0000055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org.apache.hadoop.mapreduce.Job;</w:t>
      </w:r>
    </w:p>
    <w:p w:rsidR="00000000" w:rsidDel="00000000" w:rsidP="00000000" w:rsidRDefault="00000000" w:rsidRPr="00000000" w14:paraId="0000055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org.apache.hadoop.mapreduce.Mapper;</w:t>
      </w:r>
    </w:p>
    <w:p w:rsidR="00000000" w:rsidDel="00000000" w:rsidP="00000000" w:rsidRDefault="00000000" w:rsidRPr="00000000" w14:paraId="0000055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org.apache.hadoop.mapreduce.Reducer;</w:t>
      </w:r>
    </w:p>
    <w:p w:rsidR="00000000" w:rsidDel="00000000" w:rsidP="00000000" w:rsidRDefault="00000000" w:rsidRPr="00000000" w14:paraId="0000056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org.apache.hadoop.mapreduce.lib.input.FileInputFormat;</w:t>
      </w:r>
    </w:p>
    <w:p w:rsidR="00000000" w:rsidDel="00000000" w:rsidP="00000000" w:rsidRDefault="00000000" w:rsidRPr="00000000" w14:paraId="0000056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org.apache.hadoop.mapreduce.lib.output.FileOutputFormat;</w:t>
      </w:r>
    </w:p>
    <w:p w:rsidR="00000000" w:rsidDel="00000000" w:rsidP="00000000" w:rsidRDefault="00000000" w:rsidRPr="00000000" w14:paraId="00000562">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6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MovieTagsAnalysis</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64">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6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TagsMapper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Mapper</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Object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&gt; {</w:t>
      </w:r>
    </w:p>
    <w:p w:rsidR="00000000" w:rsidDel="00000000" w:rsidP="00000000" w:rsidRDefault="00000000" w:rsidRPr="00000000" w14:paraId="0000056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movieID</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6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tag</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68">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6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map</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Object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key</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value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IOException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InterruptedException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6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fields</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value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toString</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split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6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fields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length</w:t>
      </w:r>
      <w:r w:rsidDel="00000000" w:rsidR="00000000" w:rsidRPr="00000000">
        <w:rPr>
          <w:rFonts w:ascii="Consolas" w:cs="Consolas" w:eastAsia="Consolas" w:hAnsi="Consolas"/>
          <w:color w:val="000000"/>
          <w:sz w:val="21"/>
          <w:szCs w:val="21"/>
          <w:rtl w:val="0"/>
        </w:rPr>
        <w:t xml:space="preserve"> &gt;= </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8000"/>
          <w:sz w:val="21"/>
          <w:szCs w:val="21"/>
          <w:rtl w:val="0"/>
        </w:rPr>
        <w:t xml:space="preserve">// Ensuring proper data format</w:t>
      </w:r>
      <w:r w:rsidDel="00000000" w:rsidR="00000000" w:rsidRPr="00000000">
        <w:rPr>
          <w:rtl w:val="0"/>
        </w:rPr>
      </w:r>
    </w:p>
    <w:p w:rsidR="00000000" w:rsidDel="00000000" w:rsidP="00000000" w:rsidRDefault="00000000" w:rsidRPr="00000000" w14:paraId="0000056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movieID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w:t>
      </w:r>
      <w:r w:rsidDel="00000000" w:rsidR="00000000" w:rsidRPr="00000000">
        <w:rPr>
          <w:rFonts w:ascii="Consolas" w:cs="Consolas" w:eastAsia="Consolas" w:hAnsi="Consolas"/>
          <w:color w:val="000000"/>
          <w:sz w:val="21"/>
          <w:szCs w:val="21"/>
          <w:rtl w:val="0"/>
        </w:rPr>
        <w:t xml:space="preserve">(fields[</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Movie ID is in the second column</w:t>
      </w:r>
      <w:r w:rsidDel="00000000" w:rsidR="00000000" w:rsidRPr="00000000">
        <w:rPr>
          <w:rtl w:val="0"/>
        </w:rPr>
      </w:r>
    </w:p>
    <w:p w:rsidR="00000000" w:rsidDel="00000000" w:rsidP="00000000" w:rsidRDefault="00000000" w:rsidRPr="00000000" w14:paraId="0000056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tag</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w:t>
      </w:r>
      <w:r w:rsidDel="00000000" w:rsidR="00000000" w:rsidRPr="00000000">
        <w:rPr>
          <w:rFonts w:ascii="Consolas" w:cs="Consolas" w:eastAsia="Consolas" w:hAnsi="Consolas"/>
          <w:color w:val="000000"/>
          <w:sz w:val="21"/>
          <w:szCs w:val="21"/>
          <w:rtl w:val="0"/>
        </w:rPr>
        <w:t xml:space="preserve">(fields[</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Tag is in the third column</w:t>
      </w:r>
      <w:r w:rsidDel="00000000" w:rsidR="00000000" w:rsidRPr="00000000">
        <w:rPr>
          <w:rtl w:val="0"/>
        </w:rPr>
      </w:r>
    </w:p>
    <w:p w:rsidR="00000000" w:rsidDel="00000000" w:rsidP="00000000" w:rsidRDefault="00000000" w:rsidRPr="00000000" w14:paraId="0000056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write</w:t>
      </w:r>
      <w:r w:rsidDel="00000000" w:rsidR="00000000" w:rsidRPr="00000000">
        <w:rPr>
          <w:rFonts w:ascii="Consolas" w:cs="Consolas" w:eastAsia="Consolas" w:hAnsi="Consolas"/>
          <w:color w:val="000000"/>
          <w:sz w:val="21"/>
          <w:szCs w:val="21"/>
          <w:rtl w:val="0"/>
        </w:rPr>
        <w:t xml:space="preserve">(movieID, tag);</w:t>
      </w:r>
    </w:p>
    <w:p w:rsidR="00000000" w:rsidDel="00000000" w:rsidP="00000000" w:rsidRDefault="00000000" w:rsidRPr="00000000" w14:paraId="0000056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7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7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72">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7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TagsReducer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Reducer</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&gt; {</w:t>
      </w:r>
    </w:p>
    <w:p w:rsidR="00000000" w:rsidDel="00000000" w:rsidP="00000000" w:rsidRDefault="00000000" w:rsidRPr="00000000" w14:paraId="0000057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reduce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key</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Iterable</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&gt; </w:t>
      </w:r>
      <w:r w:rsidDel="00000000" w:rsidR="00000000" w:rsidRPr="00000000">
        <w:rPr>
          <w:rFonts w:ascii="Consolas" w:cs="Consolas" w:eastAsia="Consolas" w:hAnsi="Consolas"/>
          <w:color w:val="001080"/>
          <w:sz w:val="21"/>
          <w:szCs w:val="21"/>
          <w:rtl w:val="0"/>
        </w:rPr>
        <w:t xml:space="preserve">values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IOException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InterruptedException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7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List</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&gt; </w:t>
      </w:r>
      <w:r w:rsidDel="00000000" w:rsidR="00000000" w:rsidRPr="00000000">
        <w:rPr>
          <w:rFonts w:ascii="Consolas" w:cs="Consolas" w:eastAsia="Consolas" w:hAnsi="Consolas"/>
          <w:color w:val="001080"/>
          <w:sz w:val="21"/>
          <w:szCs w:val="21"/>
          <w:rtl w:val="0"/>
        </w:rPr>
        <w:t xml:space="preserve">tagsList</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ArrayList</w:t>
      </w:r>
      <w:r w:rsidDel="00000000" w:rsidR="00000000" w:rsidRPr="00000000">
        <w:rPr>
          <w:rFonts w:ascii="Consolas" w:cs="Consolas" w:eastAsia="Consolas" w:hAnsi="Consolas"/>
          <w:color w:val="000000"/>
          <w:sz w:val="21"/>
          <w:szCs w:val="21"/>
          <w:rtl w:val="0"/>
        </w:rPr>
        <w:t xml:space="preserve">&lt;&gt;();</w:t>
      </w:r>
    </w:p>
    <w:p w:rsidR="00000000" w:rsidDel="00000000" w:rsidP="00000000" w:rsidRDefault="00000000" w:rsidRPr="00000000" w14:paraId="0000057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val</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000000"/>
          <w:sz w:val="21"/>
          <w:szCs w:val="21"/>
          <w:rtl w:val="0"/>
        </w:rPr>
        <w:t xml:space="preserve"> values) {</w:t>
      </w:r>
    </w:p>
    <w:p w:rsidR="00000000" w:rsidDel="00000000" w:rsidP="00000000" w:rsidRDefault="00000000" w:rsidRPr="00000000" w14:paraId="0000057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tagsList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add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val</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toString</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7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7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write</w:t>
      </w:r>
      <w:r w:rsidDel="00000000" w:rsidR="00000000" w:rsidRPr="00000000">
        <w:rPr>
          <w:rFonts w:ascii="Consolas" w:cs="Consolas" w:eastAsia="Consolas" w:hAnsi="Consolas"/>
          <w:color w:val="000000"/>
          <w:sz w:val="21"/>
          <w:szCs w:val="21"/>
          <w:rtl w:val="0"/>
        </w:rPr>
        <w:t xml:space="preserve">(key,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String</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join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color w:val="000000"/>
          <w:sz w:val="21"/>
          <w:szCs w:val="21"/>
          <w:rtl w:val="0"/>
        </w:rPr>
        <w:t xml:space="preserve">, tagsList)));</w:t>
      </w:r>
    </w:p>
    <w:p w:rsidR="00000000" w:rsidDel="00000000" w:rsidP="00000000" w:rsidRDefault="00000000" w:rsidRPr="00000000" w14:paraId="0000057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7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7C">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7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main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args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Exception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7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Configuration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conf</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Configuration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7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Job</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getInstance</w:t>
      </w:r>
      <w:r w:rsidDel="00000000" w:rsidR="00000000" w:rsidRPr="00000000">
        <w:rPr>
          <w:rFonts w:ascii="Consolas" w:cs="Consolas" w:eastAsia="Consolas" w:hAnsi="Consolas"/>
          <w:color w:val="000000"/>
          <w:sz w:val="21"/>
          <w:szCs w:val="21"/>
          <w:rtl w:val="0"/>
        </w:rPr>
        <w:t xml:space="preserve">(conf, </w:t>
      </w:r>
      <w:r w:rsidDel="00000000" w:rsidR="00000000" w:rsidRPr="00000000">
        <w:rPr>
          <w:rFonts w:ascii="Consolas" w:cs="Consolas" w:eastAsia="Consolas" w:hAnsi="Consolas"/>
          <w:color w:val="a31515"/>
          <w:sz w:val="21"/>
          <w:szCs w:val="21"/>
          <w:rtl w:val="0"/>
        </w:rPr>
        <w:t xml:space="preserve">"Movie Tags Analysis"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80">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8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setJarByClass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MovieTagsAnalysis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8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setMapperClass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TagsMapper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8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setReducerClass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TagsReducer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84">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8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setOutputKeyClass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8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setOutputValueClass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87">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8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FileInputFormat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addInputPath</w:t>
      </w:r>
      <w:r w:rsidDel="00000000" w:rsidR="00000000" w:rsidRPr="00000000">
        <w:rPr>
          <w:rFonts w:ascii="Consolas" w:cs="Consolas" w:eastAsia="Consolas" w:hAnsi="Consolas"/>
          <w:color w:val="000000"/>
          <w:sz w:val="21"/>
          <w:szCs w:val="21"/>
          <w:rtl w:val="0"/>
        </w:rPr>
        <w:t xml:space="preserve">(job,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Path</w:t>
      </w:r>
      <w:r w:rsidDel="00000000" w:rsidR="00000000" w:rsidRPr="00000000">
        <w:rPr>
          <w:rFonts w:ascii="Consolas" w:cs="Consolas" w:eastAsia="Consolas" w:hAnsi="Consolas"/>
          <w:color w:val="000000"/>
          <w:sz w:val="21"/>
          <w:szCs w:val="21"/>
          <w:rtl w:val="0"/>
        </w:rPr>
        <w:t xml:space="preserve">(args[</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Input directory (tags.csv)</w:t>
      </w:r>
      <w:r w:rsidDel="00000000" w:rsidR="00000000" w:rsidRPr="00000000">
        <w:rPr>
          <w:rtl w:val="0"/>
        </w:rPr>
      </w:r>
    </w:p>
    <w:p w:rsidR="00000000" w:rsidDel="00000000" w:rsidP="00000000" w:rsidRDefault="00000000" w:rsidRPr="00000000" w14:paraId="0000058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FileOutputFormat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setOutputPath</w:t>
      </w:r>
      <w:r w:rsidDel="00000000" w:rsidR="00000000" w:rsidRPr="00000000">
        <w:rPr>
          <w:rFonts w:ascii="Consolas" w:cs="Consolas" w:eastAsia="Consolas" w:hAnsi="Consolas"/>
          <w:color w:val="000000"/>
          <w:sz w:val="21"/>
          <w:szCs w:val="21"/>
          <w:rtl w:val="0"/>
        </w:rPr>
        <w:t xml:space="preserve">(job,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Path</w:t>
      </w:r>
      <w:r w:rsidDel="00000000" w:rsidR="00000000" w:rsidRPr="00000000">
        <w:rPr>
          <w:rFonts w:ascii="Consolas" w:cs="Consolas" w:eastAsia="Consolas" w:hAnsi="Consolas"/>
          <w:color w:val="000000"/>
          <w:sz w:val="21"/>
          <w:szCs w:val="21"/>
          <w:rtl w:val="0"/>
        </w:rPr>
        <w:t xml:space="preserve">(args[</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Output directory</w:t>
      </w:r>
      <w:r w:rsidDel="00000000" w:rsidR="00000000" w:rsidRPr="00000000">
        <w:rPr>
          <w:rtl w:val="0"/>
        </w:rPr>
      </w:r>
    </w:p>
    <w:p w:rsidR="00000000" w:rsidDel="00000000" w:rsidP="00000000" w:rsidRDefault="00000000" w:rsidRPr="00000000" w14:paraId="0000058A">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8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exit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waitForCompletion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8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8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8E">
      <w:pPr>
        <w:shd w:fill="ffffff" w:val="clear"/>
        <w:spacing w:after="24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8F">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90">
      <w:pPr>
        <w:rPr>
          <w:rFonts w:ascii="Consolas" w:cs="Consolas" w:eastAsia="Consolas" w:hAnsi="Consolas"/>
          <w:color w:val="000000"/>
          <w:sz w:val="19"/>
          <w:szCs w:val="19"/>
        </w:rPr>
      </w:pPr>
      <w:r w:rsidDel="00000000" w:rsidR="00000000" w:rsidRPr="00000000">
        <w:br w:type="page"/>
      </w:r>
      <w:r w:rsidDel="00000000" w:rsidR="00000000" w:rsidRPr="00000000">
        <w:rPr>
          <w:rtl w:val="0"/>
        </w:rPr>
      </w:r>
    </w:p>
    <w:p w:rsidR="00000000" w:rsidDel="00000000" w:rsidP="00000000" w:rsidRDefault="00000000" w:rsidRPr="00000000" w14:paraId="0000059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592">
      <w:pPr>
        <w:jc w:val="center"/>
        <w:rPr/>
      </w:pPr>
      <w:r w:rsidDel="00000000" w:rsidR="00000000" w:rsidRPr="00000000">
        <w:rPr>
          <w:color w:val="000000"/>
        </w:rPr>
        <w:drawing>
          <wp:inline distB="0" distT="0" distL="0" distR="0">
            <wp:extent cx="5731510" cy="1093028"/>
            <wp:effectExtent b="0" l="0" r="0" t="0"/>
            <wp:docPr descr="https://lh7-rt.googleusercontent.com/docsz/AD_4nXf8NcDqahnAq0Q8tkWruh9WQfyKkgTT-cAWux1v5PGEydOvdMVGnGyMAKTEIxMBmO23viJar2NOJwJwWw50hE0PdfNxPryA0CBi0NVqTMbBMCpW3sVBgUU0tDdfpRTFvUHif1rRrQ?key=SVE-HZSByoLTxSbFxc6mCciw" id="2126535801" name="image67.png"/>
            <a:graphic>
              <a:graphicData uri="http://schemas.openxmlformats.org/drawingml/2006/picture">
                <pic:pic>
                  <pic:nvPicPr>
                    <pic:cNvPr descr="https://lh7-rt.googleusercontent.com/docsz/AD_4nXf8NcDqahnAq0Q8tkWruh9WQfyKkgTT-cAWux1v5PGEydOvdMVGnGyMAKTEIxMBmO23viJar2NOJwJwWw50hE0PdfNxPryA0CBi0NVqTMbBMCpW3sVBgUU0tDdfpRTFvUHif1rRrQ?key=SVE-HZSByoLTxSbFxc6mCciw" id="0" name="image67.png"/>
                    <pic:cNvPicPr preferRelativeResize="0"/>
                  </pic:nvPicPr>
                  <pic:blipFill>
                    <a:blip r:embed="rId81"/>
                    <a:srcRect b="0" l="0" r="0" t="0"/>
                    <a:stretch>
                      <a:fillRect/>
                    </a:stretch>
                  </pic:blipFill>
                  <pic:spPr>
                    <a:xfrm>
                      <a:off x="0" y="0"/>
                      <a:ext cx="5731510" cy="1093028"/>
                    </a:xfrm>
                    <a:prstGeom prst="rect"/>
                    <a:ln/>
                  </pic:spPr>
                </pic:pic>
              </a:graphicData>
            </a:graphic>
          </wp:inline>
        </w:drawing>
      </w:r>
      <w:r w:rsidDel="00000000" w:rsidR="00000000" w:rsidRPr="00000000">
        <w:rPr>
          <w:rtl w:val="0"/>
        </w:rPr>
      </w:r>
    </w:p>
    <w:p w:rsidR="00000000" w:rsidDel="00000000" w:rsidP="00000000" w:rsidRDefault="00000000" w:rsidRPr="00000000" w14:paraId="0000059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594">
      <w:pPr>
        <w:jc w:val="center"/>
        <w:rPr/>
      </w:pPr>
      <w:r w:rsidDel="00000000" w:rsidR="00000000" w:rsidRPr="00000000">
        <w:rPr>
          <w:color w:val="000000"/>
        </w:rPr>
        <w:drawing>
          <wp:inline distB="0" distT="0" distL="0" distR="0">
            <wp:extent cx="5731510" cy="4142486"/>
            <wp:effectExtent b="0" l="0" r="0" t="0"/>
            <wp:docPr descr="https://lh7-rt.googleusercontent.com/docsz/AD_4nXd6GtOpvc5Gm3fD1a_8J0VYJT6jbWDk9Cq1-hdjAGKf2Z4syMuedfU29RzVrYWQ134nCzL2LIOxuFPvGFPES2raLkNa7eZw10OFqcSjka357u_ZIcwm7feMSH6uw-th44MKiVJdRg?key=SVE-HZSByoLTxSbFxc6mCciw" id="2126535802" name="image58.png"/>
            <a:graphic>
              <a:graphicData uri="http://schemas.openxmlformats.org/drawingml/2006/picture">
                <pic:pic>
                  <pic:nvPicPr>
                    <pic:cNvPr descr="https://lh7-rt.googleusercontent.com/docsz/AD_4nXd6GtOpvc5Gm3fD1a_8J0VYJT6jbWDk9Cq1-hdjAGKf2Z4syMuedfU29RzVrYWQ134nCzL2LIOxuFPvGFPES2raLkNa7eZw10OFqcSjka357u_ZIcwm7feMSH6uw-th44MKiVJdRg?key=SVE-HZSByoLTxSbFxc6mCciw" id="0" name="image58.png"/>
                    <pic:cNvPicPr preferRelativeResize="0"/>
                  </pic:nvPicPr>
                  <pic:blipFill>
                    <a:blip r:embed="rId82"/>
                    <a:srcRect b="0" l="0" r="0" t="0"/>
                    <a:stretch>
                      <a:fillRect/>
                    </a:stretch>
                  </pic:blipFill>
                  <pic:spPr>
                    <a:xfrm>
                      <a:off x="0" y="0"/>
                      <a:ext cx="5731510" cy="4142486"/>
                    </a:xfrm>
                    <a:prstGeom prst="rect"/>
                    <a:ln/>
                  </pic:spPr>
                </pic:pic>
              </a:graphicData>
            </a:graphic>
          </wp:inline>
        </w:drawing>
      </w:r>
      <w:r w:rsidDel="00000000" w:rsidR="00000000" w:rsidRPr="00000000">
        <w:rPr>
          <w:rtl w:val="0"/>
        </w:rPr>
      </w:r>
    </w:p>
    <w:p w:rsidR="00000000" w:rsidDel="00000000" w:rsidP="00000000" w:rsidRDefault="00000000" w:rsidRPr="00000000" w14:paraId="0000059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596">
      <w:pPr>
        <w:jc w:val="center"/>
        <w:rPr/>
      </w:pPr>
      <w:r w:rsidDel="00000000" w:rsidR="00000000" w:rsidRPr="00000000">
        <w:rPr>
          <w:color w:val="000000"/>
        </w:rPr>
        <w:drawing>
          <wp:inline distB="0" distT="0" distL="0" distR="0">
            <wp:extent cx="5731510" cy="1203250"/>
            <wp:effectExtent b="0" l="0" r="0" t="0"/>
            <wp:docPr descr="https://lh7-rt.googleusercontent.com/docsz/AD_4nXdn8ilircH50QZDTf0ejNSjX-mYfhq6fOt1XnoAzFLPQuJGOPH8Em_irUcnBdc26z-mESsgIUx_v3COk2tBuBVsQL3TBbA2-ZkoVA5jaX2hlXN1fsSn16TSds_xLBYVjwKB6retdA?key=SVE-HZSByoLTxSbFxc6mCciw" id="2126535803" name="image69.png"/>
            <a:graphic>
              <a:graphicData uri="http://schemas.openxmlformats.org/drawingml/2006/picture">
                <pic:pic>
                  <pic:nvPicPr>
                    <pic:cNvPr descr="https://lh7-rt.googleusercontent.com/docsz/AD_4nXdn8ilircH50QZDTf0ejNSjX-mYfhq6fOt1XnoAzFLPQuJGOPH8Em_irUcnBdc26z-mESsgIUx_v3COk2tBuBVsQL3TBbA2-ZkoVA5jaX2hlXN1fsSn16TSds_xLBYVjwKB6retdA?key=SVE-HZSByoLTxSbFxc6mCciw" id="0" name="image69.png"/>
                    <pic:cNvPicPr preferRelativeResize="0"/>
                  </pic:nvPicPr>
                  <pic:blipFill>
                    <a:blip r:embed="rId83"/>
                    <a:srcRect b="0" l="0" r="0" t="0"/>
                    <a:stretch>
                      <a:fillRect/>
                    </a:stretch>
                  </pic:blipFill>
                  <pic:spPr>
                    <a:xfrm>
                      <a:off x="0" y="0"/>
                      <a:ext cx="5731510" cy="1203250"/>
                    </a:xfrm>
                    <a:prstGeom prst="rect"/>
                    <a:ln/>
                  </pic:spPr>
                </pic:pic>
              </a:graphicData>
            </a:graphic>
          </wp:inline>
        </w:drawing>
      </w:r>
      <w:r w:rsidDel="00000000" w:rsidR="00000000" w:rsidRPr="00000000">
        <w:rPr>
          <w:rtl w:val="0"/>
        </w:rPr>
      </w:r>
    </w:p>
    <w:p w:rsidR="00000000" w:rsidDel="00000000" w:rsidP="00000000" w:rsidRDefault="00000000" w:rsidRPr="00000000" w14:paraId="0000059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598">
      <w:pPr>
        <w:jc w:val="center"/>
        <w:rPr/>
      </w:pPr>
      <w:r w:rsidDel="00000000" w:rsidR="00000000" w:rsidRPr="00000000">
        <w:rPr>
          <w:color w:val="000000"/>
        </w:rPr>
        <w:drawing>
          <wp:inline distB="0" distT="0" distL="0" distR="0">
            <wp:extent cx="5731510" cy="1543099"/>
            <wp:effectExtent b="0" l="0" r="0" t="0"/>
            <wp:docPr descr="https://lh7-rt.googleusercontent.com/docsz/AD_4nXfAhPChuCu5Kd3nNNbeoN4M6npu62KKjKxrlB_pyHOjDHKN98oXx4T8Zy4S2h5KSjTTJqEkk8OGCLUNaZEfeJUMANOosj6VY_DnFXbBM0HYHikYpDb-tnllhvWtnUvuCNTD8jS4Ag?key=SVE-HZSByoLTxSbFxc6mCciw" id="2126535804" name="image79.png"/>
            <a:graphic>
              <a:graphicData uri="http://schemas.openxmlformats.org/drawingml/2006/picture">
                <pic:pic>
                  <pic:nvPicPr>
                    <pic:cNvPr descr="https://lh7-rt.googleusercontent.com/docsz/AD_4nXfAhPChuCu5Kd3nNNbeoN4M6npu62KKjKxrlB_pyHOjDHKN98oXx4T8Zy4S2h5KSjTTJqEkk8OGCLUNaZEfeJUMANOosj6VY_DnFXbBM0HYHikYpDb-tnllhvWtnUvuCNTD8jS4Ag?key=SVE-HZSByoLTxSbFxc6mCciw" id="0" name="image79.png"/>
                    <pic:cNvPicPr preferRelativeResize="0"/>
                  </pic:nvPicPr>
                  <pic:blipFill>
                    <a:blip r:embed="rId84"/>
                    <a:srcRect b="0" l="0" r="0" t="0"/>
                    <a:stretch>
                      <a:fillRect/>
                    </a:stretch>
                  </pic:blipFill>
                  <pic:spPr>
                    <a:xfrm>
                      <a:off x="0" y="0"/>
                      <a:ext cx="5731510" cy="1543099"/>
                    </a:xfrm>
                    <a:prstGeom prst="rect"/>
                    <a:ln/>
                  </pic:spPr>
                </pic:pic>
              </a:graphicData>
            </a:graphic>
          </wp:inline>
        </w:drawing>
      </w:r>
      <w:r w:rsidDel="00000000" w:rsidR="00000000" w:rsidRPr="00000000">
        <w:rPr>
          <w:rtl w:val="0"/>
        </w:rPr>
      </w:r>
    </w:p>
    <w:p w:rsidR="00000000" w:rsidDel="00000000" w:rsidP="00000000" w:rsidRDefault="00000000" w:rsidRPr="00000000" w14:paraId="0000059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59A">
      <w:pPr>
        <w:jc w:val="center"/>
        <w:rPr/>
      </w:pPr>
      <w:r w:rsidDel="00000000" w:rsidR="00000000" w:rsidRPr="00000000">
        <w:rPr>
          <w:color w:val="000000"/>
        </w:rPr>
        <w:drawing>
          <wp:inline distB="0" distT="0" distL="0" distR="0">
            <wp:extent cx="5734878" cy="963043"/>
            <wp:effectExtent b="0" l="0" r="0" t="0"/>
            <wp:docPr descr="https://lh7-rt.googleusercontent.com/docsz/AD_4nXdHkh3y_4FHvj73a1W-ZM3o3I_g5P1YLw-7FoHt18ux9dE75dbNAW9Dk_Evb4mZqZrGiGdSnvGZLX47NtdzKUsASKsADIB9gS5cGMVnutfX-t2E_ntI2Hpg3ej-ar8qaTqK-7z5aA?key=SVE-HZSByoLTxSbFxc6mCciw" id="2126535805" name="image71.png"/>
            <a:graphic>
              <a:graphicData uri="http://schemas.openxmlformats.org/drawingml/2006/picture">
                <pic:pic>
                  <pic:nvPicPr>
                    <pic:cNvPr descr="https://lh7-rt.googleusercontent.com/docsz/AD_4nXdHkh3y_4FHvj73a1W-ZM3o3I_g5P1YLw-7FoHt18ux9dE75dbNAW9Dk_Evb4mZqZrGiGdSnvGZLX47NtdzKUsASKsADIB9gS5cGMVnutfX-t2E_ntI2Hpg3ej-ar8qaTqK-7z5aA?key=SVE-HZSByoLTxSbFxc6mCciw" id="0" name="image71.png"/>
                    <pic:cNvPicPr preferRelativeResize="0"/>
                  </pic:nvPicPr>
                  <pic:blipFill>
                    <a:blip r:embed="rId85"/>
                    <a:srcRect b="0" l="0" r="0" t="0"/>
                    <a:stretch>
                      <a:fillRect/>
                    </a:stretch>
                  </pic:blipFill>
                  <pic:spPr>
                    <a:xfrm>
                      <a:off x="0" y="0"/>
                      <a:ext cx="5734878" cy="963043"/>
                    </a:xfrm>
                    <a:prstGeom prst="rect"/>
                    <a:ln/>
                  </pic:spPr>
                </pic:pic>
              </a:graphicData>
            </a:graphic>
          </wp:inline>
        </w:drawing>
      </w:r>
      <w:r w:rsidDel="00000000" w:rsidR="00000000" w:rsidRPr="00000000">
        <w:rPr>
          <w:rtl w:val="0"/>
        </w:rPr>
      </w:r>
    </w:p>
    <w:p w:rsidR="00000000" w:rsidDel="00000000" w:rsidP="00000000" w:rsidRDefault="00000000" w:rsidRPr="00000000" w14:paraId="0000059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59C">
      <w:pPr>
        <w:spacing w:after="240" w:lineRule="auto"/>
        <w:jc w:val="center"/>
        <w:rPr/>
      </w:pPr>
      <w:r w:rsidDel="00000000" w:rsidR="00000000" w:rsidRPr="00000000">
        <w:rPr>
          <w:color w:val="000000"/>
        </w:rPr>
        <w:drawing>
          <wp:inline distB="0" distT="0" distL="0" distR="0">
            <wp:extent cx="5732609" cy="1714972"/>
            <wp:effectExtent b="0" l="0" r="0" t="0"/>
            <wp:docPr descr="https://lh7-rt.googleusercontent.com/docsz/AD_4nXeFDnyPjgIEoRzmIrUiC3fjxD-F_z_6mdI5LPgdlrC_gYvvpXXZSI0mVW0R67EmniPWy0nTjr9byhuek7Kb2TvxT0BKiNmz-XYVA2kFiT5ohaWBVss90dA3XE0Hw5b3-PlP6BFe?key=SVE-HZSByoLTxSbFxc6mCciw" id="2126535806" name="image63.png"/>
            <a:graphic>
              <a:graphicData uri="http://schemas.openxmlformats.org/drawingml/2006/picture">
                <pic:pic>
                  <pic:nvPicPr>
                    <pic:cNvPr descr="https://lh7-rt.googleusercontent.com/docsz/AD_4nXeFDnyPjgIEoRzmIrUiC3fjxD-F_z_6mdI5LPgdlrC_gYvvpXXZSI0mVW0R67EmniPWy0nTjr9byhuek7Kb2TvxT0BKiNmz-XYVA2kFiT5ohaWBVss90dA3XE0Hw5b3-PlP6BFe?key=SVE-HZSByoLTxSbFxc6mCciw" id="0" name="image63.png"/>
                    <pic:cNvPicPr preferRelativeResize="0"/>
                  </pic:nvPicPr>
                  <pic:blipFill>
                    <a:blip r:embed="rId86"/>
                    <a:srcRect b="0" l="0" r="0" t="0"/>
                    <a:stretch>
                      <a:fillRect/>
                    </a:stretch>
                  </pic:blipFill>
                  <pic:spPr>
                    <a:xfrm>
                      <a:off x="0" y="0"/>
                      <a:ext cx="5732609" cy="1714972"/>
                    </a:xfrm>
                    <a:prstGeom prst="rect"/>
                    <a:ln/>
                  </pic:spPr>
                </pic:pic>
              </a:graphicData>
            </a:graphic>
          </wp:inline>
        </w:drawing>
      </w:r>
      <w:r w:rsidDel="00000000" w:rsidR="00000000" w:rsidRPr="00000000">
        <w:rPr>
          <w:rtl w:val="0"/>
        </w:rPr>
      </w:r>
    </w:p>
    <w:p w:rsidR="00000000" w:rsidDel="00000000" w:rsidP="00000000" w:rsidRDefault="00000000" w:rsidRPr="00000000" w14:paraId="0000059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59E">
      <w:pPr>
        <w:spacing w:after="240" w:lineRule="auto"/>
        <w:jc w:val="center"/>
        <w:rPr/>
      </w:pPr>
      <w:r w:rsidDel="00000000" w:rsidR="00000000" w:rsidRPr="00000000">
        <w:rPr>
          <w:color w:val="000000"/>
        </w:rPr>
        <w:drawing>
          <wp:inline distB="0" distT="0" distL="0" distR="0">
            <wp:extent cx="5732026" cy="1057557"/>
            <wp:effectExtent b="0" l="0" r="0" t="0"/>
            <wp:docPr descr="https://lh7-rt.googleusercontent.com/docsz/AD_4nXcinW5maG9NQY15iTZ3xh2wU73xhuO3E7tVg1cIINmQQDhXVA2xgtFRwgdVlE3ZA17CfOaFSlNF4m8ZAO3k0bUe23RlP5L3rBLT3Ok3n3Z9iFGLBUIflcQaFytST-WH-XDxln1zBA?key=SVE-HZSByoLTxSbFxc6mCciw" id="2126535807" name="image65.png"/>
            <a:graphic>
              <a:graphicData uri="http://schemas.openxmlformats.org/drawingml/2006/picture">
                <pic:pic>
                  <pic:nvPicPr>
                    <pic:cNvPr descr="https://lh7-rt.googleusercontent.com/docsz/AD_4nXcinW5maG9NQY15iTZ3xh2wU73xhuO3E7tVg1cIINmQQDhXVA2xgtFRwgdVlE3ZA17CfOaFSlNF4m8ZAO3k0bUe23RlP5L3rBLT3Ok3n3Z9iFGLBUIflcQaFytST-WH-XDxln1zBA?key=SVE-HZSByoLTxSbFxc6mCciw" id="0" name="image65.png"/>
                    <pic:cNvPicPr preferRelativeResize="0"/>
                  </pic:nvPicPr>
                  <pic:blipFill>
                    <a:blip r:embed="rId87"/>
                    <a:srcRect b="0" l="0" r="0" t="0"/>
                    <a:stretch>
                      <a:fillRect/>
                    </a:stretch>
                  </pic:blipFill>
                  <pic:spPr>
                    <a:xfrm>
                      <a:off x="0" y="0"/>
                      <a:ext cx="5732026" cy="1057557"/>
                    </a:xfrm>
                    <a:prstGeom prst="rect"/>
                    <a:ln/>
                  </pic:spPr>
                </pic:pic>
              </a:graphicData>
            </a:graphic>
          </wp:inline>
        </w:drawing>
      </w:r>
      <w:r w:rsidDel="00000000" w:rsidR="00000000" w:rsidRPr="00000000">
        <w:rPr>
          <w:rtl w:val="0"/>
        </w:rPr>
      </w:r>
    </w:p>
    <w:p w:rsidR="00000000" w:rsidDel="00000000" w:rsidP="00000000" w:rsidRDefault="00000000" w:rsidRPr="00000000" w14:paraId="0000059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5A0">
      <w:pPr>
        <w:jc w:val="center"/>
        <w:rPr/>
      </w:pPr>
      <w:r w:rsidDel="00000000" w:rsidR="00000000" w:rsidRPr="00000000">
        <w:rPr>
          <w:color w:val="000000"/>
        </w:rPr>
        <w:drawing>
          <wp:inline distB="0" distT="0" distL="0" distR="0">
            <wp:extent cx="5734585" cy="3955010"/>
            <wp:effectExtent b="0" l="0" r="0" t="0"/>
            <wp:docPr descr="https://lh7-rt.googleusercontent.com/docsz/AD_4nXcW-3yoYKS3sYWMnBO5FZbmxrXiPTj31vor8pG2rDmE_xj2IziW-Vn5U7luOa619zINtsJbV3cEE2M6zzTfuFNMn_vwtqC1Yey3x21JmQIrgEH-KZwYUc2grE4yfvTnDfiH1oJJ?key=SVE-HZSByoLTxSbFxc6mCciw" id="2126535797" name="image70.png"/>
            <a:graphic>
              <a:graphicData uri="http://schemas.openxmlformats.org/drawingml/2006/picture">
                <pic:pic>
                  <pic:nvPicPr>
                    <pic:cNvPr descr="https://lh7-rt.googleusercontent.com/docsz/AD_4nXcW-3yoYKS3sYWMnBO5FZbmxrXiPTj31vor8pG2rDmE_xj2IziW-Vn5U7luOa619zINtsJbV3cEE2M6zzTfuFNMn_vwtqC1Yey3x21JmQIrgEH-KZwYUc2grE4yfvTnDfiH1oJJ?key=SVE-HZSByoLTxSbFxc6mCciw" id="0" name="image70.png"/>
                    <pic:cNvPicPr preferRelativeResize="0"/>
                  </pic:nvPicPr>
                  <pic:blipFill>
                    <a:blip r:embed="rId88"/>
                    <a:srcRect b="0" l="0" r="0" t="0"/>
                    <a:stretch>
                      <a:fillRect/>
                    </a:stretch>
                  </pic:blipFill>
                  <pic:spPr>
                    <a:xfrm>
                      <a:off x="0" y="0"/>
                      <a:ext cx="5734585" cy="3955010"/>
                    </a:xfrm>
                    <a:prstGeom prst="rect"/>
                    <a:ln/>
                  </pic:spPr>
                </pic:pic>
              </a:graphicData>
            </a:graphic>
          </wp:inline>
        </w:drawing>
      </w:r>
      <w:r w:rsidDel="00000000" w:rsidR="00000000" w:rsidRPr="00000000">
        <w:rPr>
          <w:rtl w:val="0"/>
        </w:rPr>
      </w:r>
    </w:p>
    <w:p w:rsidR="00000000" w:rsidDel="00000000" w:rsidP="00000000" w:rsidRDefault="00000000" w:rsidRPr="00000000" w14:paraId="000005A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5A2">
      <w:pPr>
        <w:jc w:val="center"/>
        <w:rPr/>
      </w:pPr>
      <w:r w:rsidDel="00000000" w:rsidR="00000000" w:rsidRPr="00000000">
        <w:rPr>
          <w:color w:val="000000"/>
        </w:rPr>
        <w:drawing>
          <wp:inline distB="0" distT="0" distL="0" distR="0">
            <wp:extent cx="5731510" cy="1543099"/>
            <wp:effectExtent b="0" l="0" r="0" t="0"/>
            <wp:docPr descr="https://lh7-rt.googleusercontent.com/docsz/AD_4nXfqvThvch6jOuLttVOtZdOGtR2DXWYJEnOTVxavzHqOAhCdBzxEXsCtFXOCk9HPVnWjJxr5b00tp6x12Z906MbyMOtnKagoi50UskO9A70fyX8o8NKbK6boTr9cVWVoSKLD9Fsdug?key=SVE-HZSByoLTxSbFxc6mCciw" id="2126535798" name="image90.png"/>
            <a:graphic>
              <a:graphicData uri="http://schemas.openxmlformats.org/drawingml/2006/picture">
                <pic:pic>
                  <pic:nvPicPr>
                    <pic:cNvPr descr="https://lh7-rt.googleusercontent.com/docsz/AD_4nXfqvThvch6jOuLttVOtZdOGtR2DXWYJEnOTVxavzHqOAhCdBzxEXsCtFXOCk9HPVnWjJxr5b00tp6x12Z906MbyMOtnKagoi50UskO9A70fyX8o8NKbK6boTr9cVWVoSKLD9Fsdug?key=SVE-HZSByoLTxSbFxc6mCciw" id="0" name="image90.png"/>
                    <pic:cNvPicPr preferRelativeResize="0"/>
                  </pic:nvPicPr>
                  <pic:blipFill>
                    <a:blip r:embed="rId89"/>
                    <a:srcRect b="0" l="0" r="0" t="0"/>
                    <a:stretch>
                      <a:fillRect/>
                    </a:stretch>
                  </pic:blipFill>
                  <pic:spPr>
                    <a:xfrm>
                      <a:off x="0" y="0"/>
                      <a:ext cx="5731510" cy="1543099"/>
                    </a:xfrm>
                    <a:prstGeom prst="rect"/>
                    <a:ln/>
                  </pic:spPr>
                </pic:pic>
              </a:graphicData>
            </a:graphic>
          </wp:inline>
        </w:drawing>
      </w:r>
      <w:r w:rsidDel="00000000" w:rsidR="00000000" w:rsidRPr="00000000">
        <w:rPr>
          <w:rtl w:val="0"/>
        </w:rPr>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pStyle w:val="Heading3"/>
        <w:rPr/>
      </w:pPr>
      <w:r w:rsidDel="00000000" w:rsidR="00000000" w:rsidRPr="00000000">
        <w:rPr>
          <w:rtl w:val="0"/>
        </w:rPr>
        <w:t xml:space="preserve">Learning Outcomes:</w:t>
      </w:r>
    </w:p>
    <w:tbl>
      <w:tblPr>
        <w:tblStyle w:val="Table17"/>
        <w:tblW w:w="9016.0" w:type="dxa"/>
        <w:jc w:val="left"/>
        <w:tblBorders>
          <w:top w:color="000000" w:space="0" w:sz="0" w:val="nil"/>
          <w:left w:color="000000" w:space="0" w:sz="0" w:val="nil"/>
          <w:bottom w:color="000000" w:space="0" w:sz="0" w:val="nil"/>
          <w:right w:color="000000" w:space="0" w:sz="0" w:val="nil"/>
          <w:insideH w:color="000000" w:space="0" w:sz="4" w:val="dotted"/>
          <w:insideV w:color="000000" w:space="0" w:sz="0" w:val="nil"/>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5A5">
            <w:pPr>
              <w:rPr/>
            </w:pPr>
            <w:r w:rsidDel="00000000" w:rsidR="00000000" w:rsidRPr="00000000">
              <w:rPr>
                <w:rtl w:val="0"/>
              </w:rPr>
            </w:r>
          </w:p>
        </w:tc>
      </w:tr>
      <w:tr>
        <w:trPr>
          <w:cantSplit w:val="0"/>
          <w:tblHeader w:val="0"/>
        </w:trPr>
        <w:tc>
          <w:tcPr/>
          <w:p w:rsidR="00000000" w:rsidDel="00000000" w:rsidP="00000000" w:rsidRDefault="00000000" w:rsidRPr="00000000" w14:paraId="000005A6">
            <w:pPr>
              <w:rPr/>
            </w:pPr>
            <w:r w:rsidDel="00000000" w:rsidR="00000000" w:rsidRPr="00000000">
              <w:rPr>
                <w:rtl w:val="0"/>
              </w:rPr>
            </w:r>
          </w:p>
        </w:tc>
      </w:tr>
      <w:tr>
        <w:trPr>
          <w:cantSplit w:val="0"/>
          <w:tblHeader w:val="0"/>
        </w:trPr>
        <w:tc>
          <w:tcPr/>
          <w:p w:rsidR="00000000" w:rsidDel="00000000" w:rsidP="00000000" w:rsidRDefault="00000000" w:rsidRPr="00000000" w14:paraId="000005A7">
            <w:pPr>
              <w:rPr/>
            </w:pPr>
            <w:r w:rsidDel="00000000" w:rsidR="00000000" w:rsidRPr="00000000">
              <w:rPr>
                <w:rtl w:val="0"/>
              </w:rPr>
            </w:r>
          </w:p>
        </w:tc>
      </w:tr>
      <w:tr>
        <w:trPr>
          <w:cantSplit w:val="0"/>
          <w:tblHeader w:val="0"/>
        </w:trPr>
        <w:tc>
          <w:tcPr/>
          <w:p w:rsidR="00000000" w:rsidDel="00000000" w:rsidP="00000000" w:rsidRDefault="00000000" w:rsidRPr="00000000" w14:paraId="000005A8">
            <w:pPr>
              <w:rPr/>
            </w:pPr>
            <w:r w:rsidDel="00000000" w:rsidR="00000000" w:rsidRPr="00000000">
              <w:rPr>
                <w:rtl w:val="0"/>
              </w:rPr>
            </w:r>
          </w:p>
        </w:tc>
      </w:tr>
      <w:tr>
        <w:trPr>
          <w:cantSplit w:val="0"/>
          <w:tblHeader w:val="0"/>
        </w:trPr>
        <w:tc>
          <w:tcPr/>
          <w:p w:rsidR="00000000" w:rsidDel="00000000" w:rsidP="00000000" w:rsidRDefault="00000000" w:rsidRPr="00000000" w14:paraId="000005A9">
            <w:pPr>
              <w:rPr/>
            </w:pPr>
            <w:r w:rsidDel="00000000" w:rsidR="00000000" w:rsidRPr="00000000">
              <w:rPr>
                <w:rtl w:val="0"/>
              </w:rPr>
            </w:r>
          </w:p>
        </w:tc>
      </w:tr>
      <w:tr>
        <w:trPr>
          <w:cantSplit w:val="0"/>
          <w:tblHeader w:val="0"/>
        </w:trPr>
        <w:tc>
          <w:tcPr/>
          <w:p w:rsidR="00000000" w:rsidDel="00000000" w:rsidP="00000000" w:rsidRDefault="00000000" w:rsidRPr="00000000" w14:paraId="000005AA">
            <w:pPr>
              <w:rPr/>
            </w:pPr>
            <w:r w:rsidDel="00000000" w:rsidR="00000000" w:rsidRPr="00000000">
              <w:rPr>
                <w:rtl w:val="0"/>
              </w:rPr>
            </w:r>
          </w:p>
        </w:tc>
      </w:tr>
    </w:tbl>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rPr/>
      </w:pPr>
      <w:r w:rsidDel="00000000" w:rsidR="00000000" w:rsidRPr="00000000">
        <w:br w:type="page"/>
      </w:r>
      <w:r w:rsidDel="00000000" w:rsidR="00000000" w:rsidRPr="00000000">
        <w:rPr>
          <w:rtl w:val="0"/>
        </w:rPr>
      </w:r>
    </w:p>
    <w:p w:rsidR="00000000" w:rsidDel="00000000" w:rsidP="00000000" w:rsidRDefault="00000000" w:rsidRPr="00000000" w14:paraId="000005AD">
      <w:pPr>
        <w:pStyle w:val="Heading1"/>
        <w:rPr/>
      </w:pPr>
      <w:r w:rsidDel="00000000" w:rsidR="00000000" w:rsidRPr="00000000">
        <w:rPr>
          <w:rtl w:val="0"/>
        </w:rPr>
        <w:t xml:space="preserve">Experiment 9</w:t>
      </w:r>
    </w:p>
    <w:p w:rsidR="00000000" w:rsidDel="00000000" w:rsidP="00000000" w:rsidRDefault="00000000" w:rsidRPr="00000000" w14:paraId="000005AE">
      <w:pPr>
        <w:pStyle w:val="Heading2"/>
        <w:rPr/>
      </w:pPr>
      <w:r w:rsidDel="00000000" w:rsidR="00000000" w:rsidRPr="00000000">
        <w:rPr>
          <w:rtl w:val="0"/>
        </w:rPr>
        <w:t xml:space="preserve">Experiment 9: Develop a map reduce program to analyze Uber data set to find the days on which each basement has more trips using the following data set. The uber data set consists of four columns they are: </w:t>
        <w:br w:type="textWrapping"/>
        <w:tab/>
        <w:t xml:space="preserve">Dispatching base number,</w:t>
        <w:tab/>
        <w:tab/>
        <w:t xml:space="preserve">date,</w:t>
        <w:tab/>
        <w:tab/>
        <w:t xml:space="preserve">active vehicle,</w:t>
        <w:tab/>
        <w:tab/>
        <w:t xml:space="preserve">trips.</w:t>
      </w:r>
    </w:p>
    <w:p w:rsidR="00000000" w:rsidDel="00000000" w:rsidP="00000000" w:rsidRDefault="00000000" w:rsidRPr="00000000" w14:paraId="000005AF">
      <w:pPr>
        <w:pStyle w:val="Heading3"/>
        <w:rPr/>
      </w:pPr>
      <w:r w:rsidDel="00000000" w:rsidR="00000000" w:rsidRPr="00000000">
        <w:rPr>
          <w:rtl w:val="0"/>
        </w:rPr>
        <w:t xml:space="preserve">Theory:</w:t>
      </w:r>
    </w:p>
    <w:tbl>
      <w:tblPr>
        <w:tblStyle w:val="Table18"/>
        <w:tblW w:w="9016.0" w:type="dxa"/>
        <w:jc w:val="left"/>
        <w:tblBorders>
          <w:top w:color="000000" w:space="0" w:sz="0" w:val="nil"/>
          <w:left w:color="000000" w:space="0" w:sz="0" w:val="nil"/>
          <w:bottom w:color="000000" w:space="0" w:sz="0" w:val="nil"/>
          <w:right w:color="000000" w:space="0" w:sz="0" w:val="nil"/>
          <w:insideH w:color="000000" w:space="0" w:sz="4" w:val="dotted"/>
          <w:insideV w:color="000000" w:space="0" w:sz="0" w:val="nil"/>
        </w:tblBorders>
        <w:tblLayout w:type="fixed"/>
        <w:tblLook w:val="0400"/>
      </w:tblPr>
      <w:tblGrid>
        <w:gridCol w:w="9016"/>
        <w:tblGridChange w:id="0">
          <w:tblGrid>
            <w:gridCol w:w="9016"/>
          </w:tblGrid>
        </w:tblGridChange>
      </w:tblGrid>
      <w:tr>
        <w:trPr>
          <w:cantSplit w:val="0"/>
          <w:trHeight w:val="454" w:hRule="atLeast"/>
          <w:tblHeader w:val="0"/>
        </w:trPr>
        <w:tc>
          <w:tcPr>
            <w:tcBorders>
              <w:top w:color="000000" w:space="0" w:sz="4" w:val="dotted"/>
              <w:bottom w:color="000000" w:space="0" w:sz="4" w:val="dotted"/>
            </w:tcBorders>
          </w:tcPr>
          <w:p w:rsidR="00000000" w:rsidDel="00000000" w:rsidP="00000000" w:rsidRDefault="00000000" w:rsidRPr="00000000" w14:paraId="000005B0">
            <w:pPr>
              <w:rPr/>
            </w:pPr>
            <w:r w:rsidDel="00000000" w:rsidR="00000000" w:rsidRPr="00000000">
              <w:rPr>
                <w:rtl w:val="0"/>
              </w:rPr>
            </w:r>
          </w:p>
        </w:tc>
      </w:tr>
      <w:tr>
        <w:trPr>
          <w:cantSplit w:val="0"/>
          <w:trHeight w:val="454" w:hRule="atLeast"/>
          <w:tblHeader w:val="0"/>
        </w:trPr>
        <w:tc>
          <w:tcPr>
            <w:tcBorders>
              <w:top w:color="000000" w:space="0" w:sz="4" w:val="dotted"/>
            </w:tcBorders>
          </w:tcPr>
          <w:p w:rsidR="00000000" w:rsidDel="00000000" w:rsidP="00000000" w:rsidRDefault="00000000" w:rsidRPr="00000000" w14:paraId="000005B1">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B2">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B3">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B4">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B5">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B6">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B7">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B8">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B9">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BA">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BB">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BC">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BD">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BE">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BF">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C0">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C1">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C2">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C3">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C4">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C5">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C6">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5C7">
            <w:pPr>
              <w:rPr/>
            </w:pPr>
            <w:r w:rsidDel="00000000" w:rsidR="00000000" w:rsidRPr="00000000">
              <w:rPr>
                <w:rtl w:val="0"/>
              </w:rPr>
            </w:r>
          </w:p>
        </w:tc>
      </w:tr>
    </w:tbl>
    <w:p w:rsidR="00000000" w:rsidDel="00000000" w:rsidP="00000000" w:rsidRDefault="00000000" w:rsidRPr="00000000" w14:paraId="000005C8">
      <w:pPr>
        <w:pStyle w:val="Heading3"/>
        <w:spacing w:after="0" w:lineRule="auto"/>
        <w:rPr/>
      </w:pPr>
      <w:r w:rsidDel="00000000" w:rsidR="00000000" w:rsidRPr="00000000">
        <w:rPr>
          <w:rtl w:val="0"/>
        </w:rPr>
        <w:t xml:space="preserve">Code:</w:t>
      </w:r>
    </w:p>
    <w:p w:rsidR="00000000" w:rsidDel="00000000" w:rsidP="00000000" w:rsidRDefault="00000000" w:rsidRPr="00000000" w14:paraId="000005C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java.io.IOException;</w:t>
      </w:r>
    </w:p>
    <w:p w:rsidR="00000000" w:rsidDel="00000000" w:rsidP="00000000" w:rsidRDefault="00000000" w:rsidRPr="00000000" w14:paraId="000005C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org.apache.hadoop.conf.Configuration;</w:t>
      </w:r>
    </w:p>
    <w:p w:rsidR="00000000" w:rsidDel="00000000" w:rsidP="00000000" w:rsidRDefault="00000000" w:rsidRPr="00000000" w14:paraId="000005C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org.apache.hadoop.fs.Path;</w:t>
      </w:r>
    </w:p>
    <w:p w:rsidR="00000000" w:rsidDel="00000000" w:rsidP="00000000" w:rsidRDefault="00000000" w:rsidRPr="00000000" w14:paraId="000005C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org.apache.hadoop.io.Text;</w:t>
      </w:r>
    </w:p>
    <w:p w:rsidR="00000000" w:rsidDel="00000000" w:rsidP="00000000" w:rsidRDefault="00000000" w:rsidRPr="00000000" w14:paraId="000005C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org.apache.hadoop.mapreduce.Job;</w:t>
      </w:r>
    </w:p>
    <w:p w:rsidR="00000000" w:rsidDel="00000000" w:rsidP="00000000" w:rsidRDefault="00000000" w:rsidRPr="00000000" w14:paraId="000005C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org.apache.hadoop.mapreduce.Mapper;</w:t>
      </w:r>
    </w:p>
    <w:p w:rsidR="00000000" w:rsidDel="00000000" w:rsidP="00000000" w:rsidRDefault="00000000" w:rsidRPr="00000000" w14:paraId="000005C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org.apache.hadoop.mapreduce.Reducer;</w:t>
      </w:r>
    </w:p>
    <w:p w:rsidR="00000000" w:rsidDel="00000000" w:rsidP="00000000" w:rsidRDefault="00000000" w:rsidRPr="00000000" w14:paraId="000005D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org.apache.hadoop.mapreduce.lib.input.FileInputFormat;</w:t>
      </w:r>
    </w:p>
    <w:p w:rsidR="00000000" w:rsidDel="00000000" w:rsidP="00000000" w:rsidRDefault="00000000" w:rsidRPr="00000000" w14:paraId="000005D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org.apache.hadoop.mapreduce.lib.output.FileOutputFormat;</w:t>
      </w:r>
    </w:p>
    <w:p w:rsidR="00000000" w:rsidDel="00000000" w:rsidP="00000000" w:rsidRDefault="00000000" w:rsidRPr="00000000" w14:paraId="000005D2">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D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UberTripsAnalysis</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D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D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UberMapper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Mapper</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Object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&gt; {</w:t>
      </w:r>
    </w:p>
    <w:p w:rsidR="00000000" w:rsidDel="00000000" w:rsidP="00000000" w:rsidRDefault="00000000" w:rsidRPr="00000000" w14:paraId="000005D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baseId</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D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dateAndTrips</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D8">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D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map</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Object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key</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value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IOException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InterruptedException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D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tokens</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value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toString</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split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w:t>
      </w:r>
      <w:r w:rsidDel="00000000" w:rsidR="00000000" w:rsidRPr="00000000">
        <w:rPr>
          <w:rFonts w:ascii="Consolas" w:cs="Consolas" w:eastAsia="Consolas" w:hAnsi="Consolas"/>
          <w:color w:val="a31515"/>
          <w:sz w:val="21"/>
          <w:szCs w:val="21"/>
          <w:rtl w:val="0"/>
        </w:rPr>
        <w:t xml:space="preserve">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Split by spaces</w:t>
      </w:r>
      <w:r w:rsidDel="00000000" w:rsidR="00000000" w:rsidRPr="00000000">
        <w:rPr>
          <w:rtl w:val="0"/>
        </w:rPr>
      </w:r>
    </w:p>
    <w:p w:rsidR="00000000" w:rsidDel="00000000" w:rsidP="00000000" w:rsidRDefault="00000000" w:rsidRPr="00000000" w14:paraId="000005DB">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D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tokens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length</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98658"/>
          <w:sz w:val="21"/>
          <w:szCs w:val="21"/>
          <w:rtl w:val="0"/>
        </w:rPr>
        <w:t xml:space="preserve">4</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8000"/>
          <w:sz w:val="21"/>
          <w:szCs w:val="21"/>
          <w:rtl w:val="0"/>
        </w:rPr>
        <w:t xml:space="preserve">// Ensure the correct number of columns</w:t>
      </w:r>
      <w:r w:rsidDel="00000000" w:rsidR="00000000" w:rsidRPr="00000000">
        <w:rPr>
          <w:rtl w:val="0"/>
        </w:rPr>
      </w:r>
    </w:p>
    <w:p w:rsidR="00000000" w:rsidDel="00000000" w:rsidP="00000000" w:rsidRDefault="00000000" w:rsidRPr="00000000" w14:paraId="000005D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base</w:t>
      </w:r>
      <w:r w:rsidDel="00000000" w:rsidR="00000000" w:rsidRPr="00000000">
        <w:rPr>
          <w:rFonts w:ascii="Consolas" w:cs="Consolas" w:eastAsia="Consolas" w:hAnsi="Consolas"/>
          <w:color w:val="000000"/>
          <w:sz w:val="21"/>
          <w:szCs w:val="21"/>
          <w:rtl w:val="0"/>
        </w:rPr>
        <w:t xml:space="preserve"> = tokens[</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Base ID</w:t>
      </w:r>
      <w:r w:rsidDel="00000000" w:rsidR="00000000" w:rsidRPr="00000000">
        <w:rPr>
          <w:rtl w:val="0"/>
        </w:rPr>
      </w:r>
    </w:p>
    <w:p w:rsidR="00000000" w:rsidDel="00000000" w:rsidP="00000000" w:rsidRDefault="00000000" w:rsidRPr="00000000" w14:paraId="000005D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date</w:t>
      </w:r>
      <w:r w:rsidDel="00000000" w:rsidR="00000000" w:rsidRPr="00000000">
        <w:rPr>
          <w:rFonts w:ascii="Consolas" w:cs="Consolas" w:eastAsia="Consolas" w:hAnsi="Consolas"/>
          <w:color w:val="000000"/>
          <w:sz w:val="21"/>
          <w:szCs w:val="21"/>
          <w:rtl w:val="0"/>
        </w:rPr>
        <w:t xml:space="preserve"> = tokens[</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Date</w:t>
      </w:r>
      <w:r w:rsidDel="00000000" w:rsidR="00000000" w:rsidRPr="00000000">
        <w:rPr>
          <w:rtl w:val="0"/>
        </w:rPr>
      </w:r>
    </w:p>
    <w:p w:rsidR="00000000" w:rsidDel="00000000" w:rsidP="00000000" w:rsidRDefault="00000000" w:rsidRPr="00000000" w14:paraId="000005D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trips</w:t>
      </w:r>
      <w:r w:rsidDel="00000000" w:rsidR="00000000" w:rsidRPr="00000000">
        <w:rPr>
          <w:rFonts w:ascii="Consolas" w:cs="Consolas" w:eastAsia="Consolas" w:hAnsi="Consolas"/>
          <w:color w:val="000000"/>
          <w:sz w:val="21"/>
          <w:szCs w:val="21"/>
          <w:rtl w:val="0"/>
        </w:rPr>
        <w:t xml:space="preserve"> = tokens[</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Number of trips</w:t>
      </w:r>
      <w:r w:rsidDel="00000000" w:rsidR="00000000" w:rsidRPr="00000000">
        <w:rPr>
          <w:rtl w:val="0"/>
        </w:rPr>
      </w:r>
    </w:p>
    <w:p w:rsidR="00000000" w:rsidDel="00000000" w:rsidP="00000000" w:rsidRDefault="00000000" w:rsidRPr="00000000" w14:paraId="000005E0">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E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baseId</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w:t>
      </w:r>
      <w:r w:rsidDel="00000000" w:rsidR="00000000" w:rsidRPr="00000000">
        <w:rPr>
          <w:rFonts w:ascii="Consolas" w:cs="Consolas" w:eastAsia="Consolas" w:hAnsi="Consolas"/>
          <w:color w:val="000000"/>
          <w:sz w:val="21"/>
          <w:szCs w:val="21"/>
          <w:rtl w:val="0"/>
        </w:rPr>
        <w:t xml:space="preserve">(base);</w:t>
      </w:r>
    </w:p>
    <w:p w:rsidR="00000000" w:rsidDel="00000000" w:rsidP="00000000" w:rsidRDefault="00000000" w:rsidRPr="00000000" w14:paraId="000005E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dateAndTrips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w:t>
      </w:r>
      <w:r w:rsidDel="00000000" w:rsidR="00000000" w:rsidRPr="00000000">
        <w:rPr>
          <w:rFonts w:ascii="Consolas" w:cs="Consolas" w:eastAsia="Consolas" w:hAnsi="Consolas"/>
          <w:color w:val="000000"/>
          <w:sz w:val="21"/>
          <w:szCs w:val="21"/>
          <w:rtl w:val="0"/>
        </w:rPr>
        <w:t xml:space="preserve">(date +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 + trips);</w:t>
      </w:r>
    </w:p>
    <w:p w:rsidR="00000000" w:rsidDel="00000000" w:rsidP="00000000" w:rsidRDefault="00000000" w:rsidRPr="00000000" w14:paraId="000005E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write</w:t>
      </w:r>
      <w:r w:rsidDel="00000000" w:rsidR="00000000" w:rsidRPr="00000000">
        <w:rPr>
          <w:rFonts w:ascii="Consolas" w:cs="Consolas" w:eastAsia="Consolas" w:hAnsi="Consolas"/>
          <w:color w:val="000000"/>
          <w:sz w:val="21"/>
          <w:szCs w:val="21"/>
          <w:rtl w:val="0"/>
        </w:rPr>
        <w:t xml:space="preserve">(baseId, dateAndTrips);</w:t>
      </w:r>
    </w:p>
    <w:p w:rsidR="00000000" w:rsidDel="00000000" w:rsidP="00000000" w:rsidRDefault="00000000" w:rsidRPr="00000000" w14:paraId="000005E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E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E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E7">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E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UberReducer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Reducer</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&gt; {</w:t>
      </w:r>
    </w:p>
    <w:p w:rsidR="00000000" w:rsidDel="00000000" w:rsidP="00000000" w:rsidRDefault="00000000" w:rsidRPr="00000000" w14:paraId="000005E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maxTripDate</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EA">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E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reduce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key</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Iterable</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&gt; </w:t>
      </w:r>
      <w:r w:rsidDel="00000000" w:rsidR="00000000" w:rsidRPr="00000000">
        <w:rPr>
          <w:rFonts w:ascii="Consolas" w:cs="Consolas" w:eastAsia="Consolas" w:hAnsi="Consolas"/>
          <w:color w:val="001080"/>
          <w:sz w:val="21"/>
          <w:szCs w:val="21"/>
          <w:rtl w:val="0"/>
        </w:rPr>
        <w:t xml:space="preserve">values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IOException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InterruptedException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E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maxTripsValue</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Integer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MIN_VALUE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E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maxDay</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EE">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E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val</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000000"/>
          <w:sz w:val="21"/>
          <w:szCs w:val="21"/>
          <w:rtl w:val="0"/>
        </w:rPr>
        <w:t xml:space="preserve"> values) {</w:t>
      </w:r>
    </w:p>
    <w:p w:rsidR="00000000" w:rsidDel="00000000" w:rsidP="00000000" w:rsidRDefault="00000000" w:rsidRPr="00000000" w14:paraId="000005F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parts</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val</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toString</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split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F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date</w:t>
      </w:r>
      <w:r w:rsidDel="00000000" w:rsidR="00000000" w:rsidRPr="00000000">
        <w:rPr>
          <w:rFonts w:ascii="Consolas" w:cs="Consolas" w:eastAsia="Consolas" w:hAnsi="Consolas"/>
          <w:color w:val="000000"/>
          <w:sz w:val="21"/>
          <w:szCs w:val="21"/>
          <w:rtl w:val="0"/>
        </w:rPr>
        <w:t xml:space="preserve"> = parts[</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F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trips</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Integer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parseInt</w:t>
      </w:r>
      <w:r w:rsidDel="00000000" w:rsidR="00000000" w:rsidRPr="00000000">
        <w:rPr>
          <w:rFonts w:ascii="Consolas" w:cs="Consolas" w:eastAsia="Consolas" w:hAnsi="Consolas"/>
          <w:color w:val="000000"/>
          <w:sz w:val="21"/>
          <w:szCs w:val="21"/>
          <w:rtl w:val="0"/>
        </w:rPr>
        <w:t xml:space="preserve">(parts[</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5F3">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F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(trips &gt; maxTripsValue) {</w:t>
      </w:r>
    </w:p>
    <w:p w:rsidR="00000000" w:rsidDel="00000000" w:rsidP="00000000" w:rsidRDefault="00000000" w:rsidRPr="00000000" w14:paraId="000005F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maxTripsValue = trips;</w:t>
      </w:r>
    </w:p>
    <w:p w:rsidR="00000000" w:rsidDel="00000000" w:rsidP="00000000" w:rsidRDefault="00000000" w:rsidRPr="00000000" w14:paraId="000005F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maxDay = date;</w:t>
      </w:r>
    </w:p>
    <w:p w:rsidR="00000000" w:rsidDel="00000000" w:rsidP="00000000" w:rsidRDefault="00000000" w:rsidRPr="00000000" w14:paraId="000005F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F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F9">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F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maxTripDate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w:t>
      </w:r>
      <w:r w:rsidDel="00000000" w:rsidR="00000000" w:rsidRPr="00000000">
        <w:rPr>
          <w:rFonts w:ascii="Consolas" w:cs="Consolas" w:eastAsia="Consolas" w:hAnsi="Consolas"/>
          <w:color w:val="000000"/>
          <w:sz w:val="21"/>
          <w:szCs w:val="21"/>
          <w:rtl w:val="0"/>
        </w:rPr>
        <w:t xml:space="preserve">(maxDay + </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color w:val="000000"/>
          <w:sz w:val="21"/>
          <w:szCs w:val="21"/>
          <w:rtl w:val="0"/>
        </w:rPr>
        <w:t xml:space="preserve"> + maxTripsValue);</w:t>
      </w:r>
    </w:p>
    <w:p w:rsidR="00000000" w:rsidDel="00000000" w:rsidP="00000000" w:rsidRDefault="00000000" w:rsidRPr="00000000" w14:paraId="000005F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write</w:t>
      </w:r>
      <w:r w:rsidDel="00000000" w:rsidR="00000000" w:rsidRPr="00000000">
        <w:rPr>
          <w:rFonts w:ascii="Consolas" w:cs="Consolas" w:eastAsia="Consolas" w:hAnsi="Consolas"/>
          <w:color w:val="000000"/>
          <w:sz w:val="21"/>
          <w:szCs w:val="21"/>
          <w:rtl w:val="0"/>
        </w:rPr>
        <w:t xml:space="preserve">(key, maxTripDate);</w:t>
      </w:r>
    </w:p>
    <w:p w:rsidR="00000000" w:rsidDel="00000000" w:rsidP="00000000" w:rsidRDefault="00000000" w:rsidRPr="00000000" w14:paraId="000005F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F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5FE">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5F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main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args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Exception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0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args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length</w:t>
      </w:r>
      <w:r w:rsidDel="00000000" w:rsidR="00000000" w:rsidRPr="00000000">
        <w:rPr>
          <w:rFonts w:ascii="Consolas" w:cs="Consolas" w:eastAsia="Consolas" w:hAnsi="Consolas"/>
          <w:color w:val="000000"/>
          <w:sz w:val="21"/>
          <w:szCs w:val="21"/>
          <w:rtl w:val="0"/>
        </w:rPr>
        <w:t xml:space="preserve"> &lt; </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0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err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println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"Usage: UberTripsAnalysis &lt;input file&gt; &lt;output dir&gt;"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0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exit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0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04">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60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Configuration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conf</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Configuration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0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Job</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getInstance</w:t>
      </w:r>
      <w:r w:rsidDel="00000000" w:rsidR="00000000" w:rsidRPr="00000000">
        <w:rPr>
          <w:rFonts w:ascii="Consolas" w:cs="Consolas" w:eastAsia="Consolas" w:hAnsi="Consolas"/>
          <w:color w:val="000000"/>
          <w:sz w:val="21"/>
          <w:szCs w:val="21"/>
          <w:rtl w:val="0"/>
        </w:rPr>
        <w:t xml:space="preserve">(conf, </w:t>
      </w:r>
      <w:r w:rsidDel="00000000" w:rsidR="00000000" w:rsidRPr="00000000">
        <w:rPr>
          <w:rFonts w:ascii="Consolas" w:cs="Consolas" w:eastAsia="Consolas" w:hAnsi="Consolas"/>
          <w:color w:val="a31515"/>
          <w:sz w:val="21"/>
          <w:szCs w:val="21"/>
          <w:rtl w:val="0"/>
        </w:rPr>
        <w:t xml:space="preserve">"Uber Trips Analysis"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07">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60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setJarByClass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UberTripsAnalysis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0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setMapperClass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UberMapper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0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setReducerClass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UberReducer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0B">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60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setMapOutputKeyClass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0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setMapOutputValueClass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0E">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60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setOutputKeyClass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1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setOutputValueClass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11">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61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FileInputFormat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addInputPath</w:t>
      </w:r>
      <w:r w:rsidDel="00000000" w:rsidR="00000000" w:rsidRPr="00000000">
        <w:rPr>
          <w:rFonts w:ascii="Consolas" w:cs="Consolas" w:eastAsia="Consolas" w:hAnsi="Consolas"/>
          <w:color w:val="000000"/>
          <w:sz w:val="21"/>
          <w:szCs w:val="21"/>
          <w:rtl w:val="0"/>
        </w:rPr>
        <w:t xml:space="preserve">(job,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Path</w:t>
      </w:r>
      <w:r w:rsidDel="00000000" w:rsidR="00000000" w:rsidRPr="00000000">
        <w:rPr>
          <w:rFonts w:ascii="Consolas" w:cs="Consolas" w:eastAsia="Consolas" w:hAnsi="Consolas"/>
          <w:color w:val="000000"/>
          <w:sz w:val="21"/>
          <w:szCs w:val="21"/>
          <w:rtl w:val="0"/>
        </w:rPr>
        <w:t xml:space="preserve">(args[</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Takes file directly</w:t>
      </w:r>
      <w:r w:rsidDel="00000000" w:rsidR="00000000" w:rsidRPr="00000000">
        <w:rPr>
          <w:rtl w:val="0"/>
        </w:rPr>
      </w:r>
    </w:p>
    <w:p w:rsidR="00000000" w:rsidDel="00000000" w:rsidP="00000000" w:rsidRDefault="00000000" w:rsidRPr="00000000" w14:paraId="0000061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FileOutputFormat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setOutputPath</w:t>
      </w:r>
      <w:r w:rsidDel="00000000" w:rsidR="00000000" w:rsidRPr="00000000">
        <w:rPr>
          <w:rFonts w:ascii="Consolas" w:cs="Consolas" w:eastAsia="Consolas" w:hAnsi="Consolas"/>
          <w:color w:val="000000"/>
          <w:sz w:val="21"/>
          <w:szCs w:val="21"/>
          <w:rtl w:val="0"/>
        </w:rPr>
        <w:t xml:space="preserve">(job,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Path</w:t>
      </w:r>
      <w:r w:rsidDel="00000000" w:rsidR="00000000" w:rsidRPr="00000000">
        <w:rPr>
          <w:rFonts w:ascii="Consolas" w:cs="Consolas" w:eastAsia="Consolas" w:hAnsi="Consolas"/>
          <w:color w:val="000000"/>
          <w:sz w:val="21"/>
          <w:szCs w:val="21"/>
          <w:rtl w:val="0"/>
        </w:rPr>
        <w:t xml:space="preserve">(args[</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14">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61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exit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waitForCompletion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1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1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18">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619">
      <w:pPr>
        <w:shd w:fill="ffffff" w:val="clear"/>
        <w:spacing w:after="24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61A">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61B">
      <w:pPr>
        <w:rPr>
          <w:rFonts w:ascii="Consolas" w:cs="Consolas" w:eastAsia="Consolas" w:hAnsi="Consolas"/>
          <w:color w:val="000000"/>
          <w:sz w:val="19"/>
          <w:szCs w:val="19"/>
        </w:rPr>
      </w:pPr>
      <w:r w:rsidDel="00000000" w:rsidR="00000000" w:rsidRPr="00000000">
        <w:br w:type="page"/>
      </w:r>
      <w:r w:rsidDel="00000000" w:rsidR="00000000" w:rsidRPr="00000000">
        <w:rPr>
          <w:rtl w:val="0"/>
        </w:rPr>
      </w:r>
    </w:p>
    <w:p w:rsidR="00000000" w:rsidDel="00000000" w:rsidP="00000000" w:rsidRDefault="00000000" w:rsidRPr="00000000" w14:paraId="000006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61D">
      <w:pPr>
        <w:jc w:val="center"/>
        <w:rPr/>
      </w:pPr>
      <w:r w:rsidDel="00000000" w:rsidR="00000000" w:rsidRPr="00000000">
        <w:rPr/>
        <w:drawing>
          <wp:inline distB="0" distT="0" distL="0" distR="0">
            <wp:extent cx="5256000" cy="747696"/>
            <wp:effectExtent b="0" l="0" r="0" t="0"/>
            <wp:docPr id="2126535799" name="image72.png"/>
            <a:graphic>
              <a:graphicData uri="http://schemas.openxmlformats.org/drawingml/2006/picture">
                <pic:pic>
                  <pic:nvPicPr>
                    <pic:cNvPr id="0" name="image72.png"/>
                    <pic:cNvPicPr preferRelativeResize="0"/>
                  </pic:nvPicPr>
                  <pic:blipFill>
                    <a:blip r:embed="rId90"/>
                    <a:srcRect b="0" l="0" r="0" t="0"/>
                    <a:stretch>
                      <a:fillRect/>
                    </a:stretch>
                  </pic:blipFill>
                  <pic:spPr>
                    <a:xfrm>
                      <a:off x="0" y="0"/>
                      <a:ext cx="5256000" cy="747696"/>
                    </a:xfrm>
                    <a:prstGeom prst="rect"/>
                    <a:ln/>
                  </pic:spPr>
                </pic:pic>
              </a:graphicData>
            </a:graphic>
          </wp:inline>
        </w:drawing>
      </w:r>
      <w:r w:rsidDel="00000000" w:rsidR="00000000" w:rsidRPr="00000000">
        <w:rPr>
          <w:rtl w:val="0"/>
        </w:rPr>
      </w:r>
    </w:p>
    <w:p w:rsidR="00000000" w:rsidDel="00000000" w:rsidP="00000000" w:rsidRDefault="00000000" w:rsidRPr="00000000" w14:paraId="000006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61F">
      <w:pPr>
        <w:jc w:val="center"/>
        <w:rPr/>
      </w:pPr>
      <w:r w:rsidDel="00000000" w:rsidR="00000000" w:rsidRPr="00000000">
        <w:rPr/>
        <w:drawing>
          <wp:inline distB="0" distT="0" distL="0" distR="0">
            <wp:extent cx="5256000" cy="3271461"/>
            <wp:effectExtent b="0" l="0" r="0" t="0"/>
            <wp:docPr id="2126535790" name="image59.png"/>
            <a:graphic>
              <a:graphicData uri="http://schemas.openxmlformats.org/drawingml/2006/picture">
                <pic:pic>
                  <pic:nvPicPr>
                    <pic:cNvPr id="0" name="image59.png"/>
                    <pic:cNvPicPr preferRelativeResize="0"/>
                  </pic:nvPicPr>
                  <pic:blipFill>
                    <a:blip r:embed="rId91"/>
                    <a:srcRect b="0" l="0" r="0" t="0"/>
                    <a:stretch>
                      <a:fillRect/>
                    </a:stretch>
                  </pic:blipFill>
                  <pic:spPr>
                    <a:xfrm>
                      <a:off x="0" y="0"/>
                      <a:ext cx="5256000" cy="3271461"/>
                    </a:xfrm>
                    <a:prstGeom prst="rect"/>
                    <a:ln/>
                  </pic:spPr>
                </pic:pic>
              </a:graphicData>
            </a:graphic>
          </wp:inline>
        </w:drawing>
      </w:r>
      <w:r w:rsidDel="00000000" w:rsidR="00000000" w:rsidRPr="00000000">
        <w:rPr>
          <w:rtl w:val="0"/>
        </w:rPr>
      </w:r>
    </w:p>
    <w:p w:rsidR="00000000" w:rsidDel="00000000" w:rsidP="00000000" w:rsidRDefault="00000000" w:rsidRPr="00000000" w14:paraId="000006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621">
      <w:pPr>
        <w:jc w:val="center"/>
        <w:rPr/>
      </w:pPr>
      <w:r w:rsidDel="00000000" w:rsidR="00000000" w:rsidRPr="00000000">
        <w:rPr/>
        <w:drawing>
          <wp:inline distB="0" distT="0" distL="0" distR="0">
            <wp:extent cx="5256000" cy="977129"/>
            <wp:effectExtent b="0" l="0" r="0" t="0"/>
            <wp:docPr id="2126535791" name="image75.png"/>
            <a:graphic>
              <a:graphicData uri="http://schemas.openxmlformats.org/drawingml/2006/picture">
                <pic:pic>
                  <pic:nvPicPr>
                    <pic:cNvPr id="0" name="image75.png"/>
                    <pic:cNvPicPr preferRelativeResize="0"/>
                  </pic:nvPicPr>
                  <pic:blipFill>
                    <a:blip r:embed="rId92"/>
                    <a:srcRect b="0" l="0" r="0" t="0"/>
                    <a:stretch>
                      <a:fillRect/>
                    </a:stretch>
                  </pic:blipFill>
                  <pic:spPr>
                    <a:xfrm>
                      <a:off x="0" y="0"/>
                      <a:ext cx="5256000" cy="977129"/>
                    </a:xfrm>
                    <a:prstGeom prst="rect"/>
                    <a:ln/>
                  </pic:spPr>
                </pic:pic>
              </a:graphicData>
            </a:graphic>
          </wp:inline>
        </w:drawing>
      </w:r>
      <w:r w:rsidDel="00000000" w:rsidR="00000000" w:rsidRPr="00000000">
        <w:rPr>
          <w:rtl w:val="0"/>
        </w:rPr>
      </w:r>
    </w:p>
    <w:p w:rsidR="00000000" w:rsidDel="00000000" w:rsidP="00000000" w:rsidRDefault="00000000" w:rsidRPr="00000000" w14:paraId="000006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623">
      <w:pPr>
        <w:jc w:val="center"/>
        <w:rPr/>
      </w:pPr>
      <w:r w:rsidDel="00000000" w:rsidR="00000000" w:rsidRPr="00000000">
        <w:rPr/>
        <w:drawing>
          <wp:inline distB="0" distT="0" distL="0" distR="0">
            <wp:extent cx="5256000" cy="1321279"/>
            <wp:effectExtent b="0" l="0" r="0" t="0"/>
            <wp:docPr id="2126535792" name="image66.png"/>
            <a:graphic>
              <a:graphicData uri="http://schemas.openxmlformats.org/drawingml/2006/picture">
                <pic:pic>
                  <pic:nvPicPr>
                    <pic:cNvPr id="0" name="image66.png"/>
                    <pic:cNvPicPr preferRelativeResize="0"/>
                  </pic:nvPicPr>
                  <pic:blipFill>
                    <a:blip r:embed="rId93"/>
                    <a:srcRect b="0" l="0" r="0" t="0"/>
                    <a:stretch>
                      <a:fillRect/>
                    </a:stretch>
                  </pic:blipFill>
                  <pic:spPr>
                    <a:xfrm>
                      <a:off x="0" y="0"/>
                      <a:ext cx="5256000" cy="1321279"/>
                    </a:xfrm>
                    <a:prstGeom prst="rect"/>
                    <a:ln/>
                  </pic:spPr>
                </pic:pic>
              </a:graphicData>
            </a:graphic>
          </wp:inline>
        </w:drawing>
      </w:r>
      <w:r w:rsidDel="00000000" w:rsidR="00000000" w:rsidRPr="00000000">
        <w:rPr>
          <w:rtl w:val="0"/>
        </w:rPr>
      </w:r>
    </w:p>
    <w:p w:rsidR="00000000" w:rsidDel="00000000" w:rsidP="00000000" w:rsidRDefault="00000000" w:rsidRPr="00000000" w14:paraId="000006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625">
      <w:pPr>
        <w:jc w:val="center"/>
        <w:rPr/>
      </w:pPr>
      <w:r w:rsidDel="00000000" w:rsidR="00000000" w:rsidRPr="00000000">
        <w:rPr/>
        <w:drawing>
          <wp:inline distB="0" distT="0" distL="0" distR="0">
            <wp:extent cx="5256529" cy="686145"/>
            <wp:effectExtent b="0" l="0" r="0" t="0"/>
            <wp:docPr id="2126535793" name="image53.png"/>
            <a:graphic>
              <a:graphicData uri="http://schemas.openxmlformats.org/drawingml/2006/picture">
                <pic:pic>
                  <pic:nvPicPr>
                    <pic:cNvPr id="0" name="image53.png"/>
                    <pic:cNvPicPr preferRelativeResize="0"/>
                  </pic:nvPicPr>
                  <pic:blipFill>
                    <a:blip r:embed="rId94"/>
                    <a:srcRect b="0" l="0" r="0" t="0"/>
                    <a:stretch>
                      <a:fillRect/>
                    </a:stretch>
                  </pic:blipFill>
                  <pic:spPr>
                    <a:xfrm>
                      <a:off x="0" y="0"/>
                      <a:ext cx="5256529" cy="686145"/>
                    </a:xfrm>
                    <a:prstGeom prst="rect"/>
                    <a:ln/>
                  </pic:spPr>
                </pic:pic>
              </a:graphicData>
            </a:graphic>
          </wp:inline>
        </w:drawing>
      </w:r>
      <w:r w:rsidDel="00000000" w:rsidR="00000000" w:rsidRPr="00000000">
        <w:rPr>
          <w:rtl w:val="0"/>
        </w:rPr>
      </w:r>
    </w:p>
    <w:p w:rsidR="00000000" w:rsidDel="00000000" w:rsidP="00000000" w:rsidRDefault="00000000" w:rsidRPr="00000000" w14:paraId="000006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627">
      <w:pPr>
        <w:spacing w:after="240" w:lineRule="auto"/>
        <w:jc w:val="center"/>
        <w:rPr/>
      </w:pPr>
      <w:r w:rsidDel="00000000" w:rsidR="00000000" w:rsidRPr="00000000">
        <w:rPr/>
        <w:drawing>
          <wp:inline distB="0" distT="0" distL="0" distR="0">
            <wp:extent cx="5259929" cy="1479951"/>
            <wp:effectExtent b="0" l="0" r="0" t="0"/>
            <wp:docPr id="2126535794" name="image62.png"/>
            <a:graphic>
              <a:graphicData uri="http://schemas.openxmlformats.org/drawingml/2006/picture">
                <pic:pic>
                  <pic:nvPicPr>
                    <pic:cNvPr id="0" name="image62.png"/>
                    <pic:cNvPicPr preferRelativeResize="0"/>
                  </pic:nvPicPr>
                  <pic:blipFill>
                    <a:blip r:embed="rId95"/>
                    <a:srcRect b="0" l="0" r="0" t="0"/>
                    <a:stretch>
                      <a:fillRect/>
                    </a:stretch>
                  </pic:blipFill>
                  <pic:spPr>
                    <a:xfrm>
                      <a:off x="0" y="0"/>
                      <a:ext cx="5259929" cy="1479951"/>
                    </a:xfrm>
                    <a:prstGeom prst="rect"/>
                    <a:ln/>
                  </pic:spPr>
                </pic:pic>
              </a:graphicData>
            </a:graphic>
          </wp:inline>
        </w:drawing>
      </w:r>
      <w:r w:rsidDel="00000000" w:rsidR="00000000" w:rsidRPr="00000000">
        <w:rPr>
          <w:rtl w:val="0"/>
        </w:rPr>
      </w:r>
    </w:p>
    <w:p w:rsidR="00000000" w:rsidDel="00000000" w:rsidP="00000000" w:rsidRDefault="00000000" w:rsidRPr="00000000" w14:paraId="000006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629">
      <w:pPr>
        <w:spacing w:after="240" w:lineRule="auto"/>
        <w:jc w:val="center"/>
        <w:rPr/>
      </w:pPr>
      <w:r w:rsidDel="00000000" w:rsidR="00000000" w:rsidRPr="00000000">
        <w:rPr/>
        <w:drawing>
          <wp:inline distB="0" distT="0" distL="0" distR="0">
            <wp:extent cx="5256000" cy="747696"/>
            <wp:effectExtent b="0" l="0" r="0" t="0"/>
            <wp:docPr id="2126535795" name="image64.png"/>
            <a:graphic>
              <a:graphicData uri="http://schemas.openxmlformats.org/drawingml/2006/picture">
                <pic:pic>
                  <pic:nvPicPr>
                    <pic:cNvPr id="0" name="image64.png"/>
                    <pic:cNvPicPr preferRelativeResize="0"/>
                  </pic:nvPicPr>
                  <pic:blipFill>
                    <a:blip r:embed="rId96"/>
                    <a:srcRect b="0" l="0" r="0" t="0"/>
                    <a:stretch>
                      <a:fillRect/>
                    </a:stretch>
                  </pic:blipFill>
                  <pic:spPr>
                    <a:xfrm>
                      <a:off x="0" y="0"/>
                      <a:ext cx="5256000" cy="747696"/>
                    </a:xfrm>
                    <a:prstGeom prst="rect"/>
                    <a:ln/>
                  </pic:spPr>
                </pic:pic>
              </a:graphicData>
            </a:graphic>
          </wp:inline>
        </w:drawing>
      </w:r>
      <w:r w:rsidDel="00000000" w:rsidR="00000000" w:rsidRPr="00000000">
        <w:rPr>
          <w:rtl w:val="0"/>
        </w:rPr>
      </w:r>
    </w:p>
    <w:p w:rsidR="00000000" w:rsidDel="00000000" w:rsidP="00000000" w:rsidRDefault="00000000" w:rsidRPr="00000000" w14:paraId="000006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62B">
      <w:pPr>
        <w:jc w:val="center"/>
        <w:rPr/>
      </w:pPr>
      <w:r w:rsidDel="00000000" w:rsidR="00000000" w:rsidRPr="00000000">
        <w:rPr/>
        <w:drawing>
          <wp:inline distB="0" distT="0" distL="0" distR="0">
            <wp:extent cx="5258529" cy="3217640"/>
            <wp:effectExtent b="0" l="0" r="0" t="0"/>
            <wp:docPr id="2126535796" name="image60.png"/>
            <a:graphic>
              <a:graphicData uri="http://schemas.openxmlformats.org/drawingml/2006/picture">
                <pic:pic>
                  <pic:nvPicPr>
                    <pic:cNvPr id="0" name="image60.png"/>
                    <pic:cNvPicPr preferRelativeResize="0"/>
                  </pic:nvPicPr>
                  <pic:blipFill>
                    <a:blip r:embed="rId97"/>
                    <a:srcRect b="0" l="0" r="0" t="0"/>
                    <a:stretch>
                      <a:fillRect/>
                    </a:stretch>
                  </pic:blipFill>
                  <pic:spPr>
                    <a:xfrm>
                      <a:off x="0" y="0"/>
                      <a:ext cx="5258529" cy="3217640"/>
                    </a:xfrm>
                    <a:prstGeom prst="rect"/>
                    <a:ln/>
                  </pic:spPr>
                </pic:pic>
              </a:graphicData>
            </a:graphic>
          </wp:inline>
        </w:drawing>
      </w:r>
      <w:r w:rsidDel="00000000" w:rsidR="00000000" w:rsidRPr="00000000">
        <w:rPr>
          <w:rtl w:val="0"/>
        </w:rPr>
      </w:r>
    </w:p>
    <w:p w:rsidR="00000000" w:rsidDel="00000000" w:rsidP="00000000" w:rsidRDefault="00000000" w:rsidRPr="00000000" w14:paraId="000006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62D">
      <w:pPr>
        <w:jc w:val="center"/>
        <w:rPr/>
      </w:pPr>
      <w:r w:rsidDel="00000000" w:rsidR="00000000" w:rsidRPr="00000000">
        <w:rPr/>
        <w:drawing>
          <wp:inline distB="0" distT="0" distL="0" distR="0">
            <wp:extent cx="5256000" cy="1091846"/>
            <wp:effectExtent b="0" l="0" r="0" t="0"/>
            <wp:docPr id="2126535786" name="image46.png"/>
            <a:graphic>
              <a:graphicData uri="http://schemas.openxmlformats.org/drawingml/2006/picture">
                <pic:pic>
                  <pic:nvPicPr>
                    <pic:cNvPr id="0" name="image46.png"/>
                    <pic:cNvPicPr preferRelativeResize="0"/>
                  </pic:nvPicPr>
                  <pic:blipFill>
                    <a:blip r:embed="rId98"/>
                    <a:srcRect b="0" l="0" r="0" t="0"/>
                    <a:stretch>
                      <a:fillRect/>
                    </a:stretch>
                  </pic:blipFill>
                  <pic:spPr>
                    <a:xfrm>
                      <a:off x="0" y="0"/>
                      <a:ext cx="5256000" cy="1091846"/>
                    </a:xfrm>
                    <a:prstGeom prst="rect"/>
                    <a:ln/>
                  </pic:spPr>
                </pic:pic>
              </a:graphicData>
            </a:graphic>
          </wp:inline>
        </w:drawing>
      </w:r>
      <w:r w:rsidDel="00000000" w:rsidR="00000000" w:rsidRPr="00000000">
        <w:rPr>
          <w:rtl w:val="0"/>
        </w:rPr>
      </w:r>
    </w:p>
    <w:p w:rsidR="00000000" w:rsidDel="00000000" w:rsidP="00000000" w:rsidRDefault="00000000" w:rsidRPr="00000000" w14:paraId="0000062E">
      <w:pPr>
        <w:rPr/>
      </w:pPr>
      <w:r w:rsidDel="00000000" w:rsidR="00000000" w:rsidRPr="00000000">
        <w:rPr>
          <w:rtl w:val="0"/>
        </w:rPr>
      </w:r>
    </w:p>
    <w:p w:rsidR="00000000" w:rsidDel="00000000" w:rsidP="00000000" w:rsidRDefault="00000000" w:rsidRPr="00000000" w14:paraId="0000062F">
      <w:pPr>
        <w:pStyle w:val="Heading3"/>
        <w:rPr/>
      </w:pPr>
      <w:r w:rsidDel="00000000" w:rsidR="00000000" w:rsidRPr="00000000">
        <w:rPr>
          <w:rtl w:val="0"/>
        </w:rPr>
        <w:t xml:space="preserve">Learning Outcomes:</w:t>
      </w:r>
    </w:p>
    <w:tbl>
      <w:tblPr>
        <w:tblStyle w:val="Table19"/>
        <w:tblW w:w="9016.0" w:type="dxa"/>
        <w:jc w:val="left"/>
        <w:tblBorders>
          <w:top w:color="000000" w:space="0" w:sz="0" w:val="nil"/>
          <w:left w:color="000000" w:space="0" w:sz="0" w:val="nil"/>
          <w:bottom w:color="000000" w:space="0" w:sz="0" w:val="nil"/>
          <w:right w:color="000000" w:space="0" w:sz="0" w:val="nil"/>
          <w:insideH w:color="000000" w:space="0" w:sz="4" w:val="dotted"/>
          <w:insideV w:color="000000" w:space="0" w:sz="0" w:val="nil"/>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630">
            <w:pPr>
              <w:rPr/>
            </w:pPr>
            <w:r w:rsidDel="00000000" w:rsidR="00000000" w:rsidRPr="00000000">
              <w:rPr>
                <w:rtl w:val="0"/>
              </w:rPr>
            </w:r>
          </w:p>
        </w:tc>
      </w:tr>
      <w:tr>
        <w:trPr>
          <w:cantSplit w:val="0"/>
          <w:tblHeader w:val="0"/>
        </w:trPr>
        <w:tc>
          <w:tcPr/>
          <w:p w:rsidR="00000000" w:rsidDel="00000000" w:rsidP="00000000" w:rsidRDefault="00000000" w:rsidRPr="00000000" w14:paraId="00000631">
            <w:pPr>
              <w:rPr/>
            </w:pPr>
            <w:r w:rsidDel="00000000" w:rsidR="00000000" w:rsidRPr="00000000">
              <w:rPr>
                <w:rtl w:val="0"/>
              </w:rPr>
            </w:r>
          </w:p>
        </w:tc>
      </w:tr>
      <w:tr>
        <w:trPr>
          <w:cantSplit w:val="0"/>
          <w:tblHeader w:val="0"/>
        </w:trPr>
        <w:tc>
          <w:tcPr/>
          <w:p w:rsidR="00000000" w:rsidDel="00000000" w:rsidP="00000000" w:rsidRDefault="00000000" w:rsidRPr="00000000" w14:paraId="00000632">
            <w:pPr>
              <w:rPr/>
            </w:pPr>
            <w:r w:rsidDel="00000000" w:rsidR="00000000" w:rsidRPr="00000000">
              <w:rPr>
                <w:rtl w:val="0"/>
              </w:rPr>
            </w:r>
          </w:p>
        </w:tc>
      </w:tr>
      <w:tr>
        <w:trPr>
          <w:cantSplit w:val="0"/>
          <w:tblHeader w:val="0"/>
        </w:trPr>
        <w:tc>
          <w:tcPr/>
          <w:p w:rsidR="00000000" w:rsidDel="00000000" w:rsidP="00000000" w:rsidRDefault="00000000" w:rsidRPr="00000000" w14:paraId="00000633">
            <w:pPr>
              <w:rPr/>
            </w:pPr>
            <w:r w:rsidDel="00000000" w:rsidR="00000000" w:rsidRPr="00000000">
              <w:rPr>
                <w:rtl w:val="0"/>
              </w:rPr>
            </w:r>
          </w:p>
        </w:tc>
      </w:tr>
      <w:tr>
        <w:trPr>
          <w:cantSplit w:val="0"/>
          <w:tblHeader w:val="0"/>
        </w:trPr>
        <w:tc>
          <w:tcPr/>
          <w:p w:rsidR="00000000" w:rsidDel="00000000" w:rsidP="00000000" w:rsidRDefault="00000000" w:rsidRPr="00000000" w14:paraId="00000634">
            <w:pPr>
              <w:rPr/>
            </w:pPr>
            <w:r w:rsidDel="00000000" w:rsidR="00000000" w:rsidRPr="00000000">
              <w:rPr>
                <w:rtl w:val="0"/>
              </w:rPr>
            </w:r>
          </w:p>
        </w:tc>
      </w:tr>
      <w:tr>
        <w:trPr>
          <w:cantSplit w:val="0"/>
          <w:tblHeader w:val="0"/>
        </w:trPr>
        <w:tc>
          <w:tcPr/>
          <w:p w:rsidR="00000000" w:rsidDel="00000000" w:rsidP="00000000" w:rsidRDefault="00000000" w:rsidRPr="00000000" w14:paraId="00000635">
            <w:pPr>
              <w:rPr/>
            </w:pPr>
            <w:r w:rsidDel="00000000" w:rsidR="00000000" w:rsidRPr="00000000">
              <w:rPr>
                <w:rtl w:val="0"/>
              </w:rPr>
            </w:r>
          </w:p>
        </w:tc>
      </w:tr>
    </w:tbl>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rPr/>
      </w:pPr>
      <w:r w:rsidDel="00000000" w:rsidR="00000000" w:rsidRPr="00000000">
        <w:br w:type="page"/>
      </w:r>
      <w:r w:rsidDel="00000000" w:rsidR="00000000" w:rsidRPr="00000000">
        <w:rPr>
          <w:rtl w:val="0"/>
        </w:rPr>
      </w:r>
    </w:p>
    <w:p w:rsidR="00000000" w:rsidDel="00000000" w:rsidP="00000000" w:rsidRDefault="00000000" w:rsidRPr="00000000" w14:paraId="00000638">
      <w:pPr>
        <w:pStyle w:val="Heading1"/>
        <w:rPr/>
      </w:pPr>
      <w:r w:rsidDel="00000000" w:rsidR="00000000" w:rsidRPr="00000000">
        <w:rPr>
          <w:rtl w:val="0"/>
        </w:rPr>
        <w:t xml:space="preserve">Experiment 10</w:t>
      </w:r>
    </w:p>
    <w:p w:rsidR="00000000" w:rsidDel="00000000" w:rsidP="00000000" w:rsidRDefault="00000000" w:rsidRPr="00000000" w14:paraId="00000639">
      <w:pPr>
        <w:pStyle w:val="Heading2"/>
        <w:rPr/>
      </w:pPr>
      <w:r w:rsidDel="00000000" w:rsidR="00000000" w:rsidRPr="00000000">
        <w:rPr>
          <w:rtl w:val="0"/>
        </w:rPr>
        <w:t xml:space="preserve">Experiment 10:</w:t>
      </w:r>
      <w:r w:rsidDel="00000000" w:rsidR="00000000" w:rsidRPr="00000000">
        <w:rPr>
          <w:rFonts w:ascii="Arial" w:cs="Arial" w:eastAsia="Arial" w:hAnsi="Arial"/>
          <w:b w:val="0"/>
          <w:color w:val="000000"/>
          <w:sz w:val="22"/>
          <w:szCs w:val="22"/>
          <w:rtl w:val="0"/>
        </w:rPr>
        <w:t xml:space="preserve"> </w:t>
      </w:r>
      <w:r w:rsidDel="00000000" w:rsidR="00000000" w:rsidRPr="00000000">
        <w:rPr>
          <w:rtl w:val="0"/>
        </w:rPr>
        <w:t xml:space="preserve">Develop a map reduce program to analyze titanic dataset to find the average age of the people (both male and female) who died in the tragedy. How many people survived in each class.</w:t>
      </w:r>
    </w:p>
    <w:p w:rsidR="00000000" w:rsidDel="00000000" w:rsidP="00000000" w:rsidRDefault="00000000" w:rsidRPr="00000000" w14:paraId="0000063A">
      <w:pPr>
        <w:pStyle w:val="Heading3"/>
        <w:rPr/>
      </w:pPr>
      <w:r w:rsidDel="00000000" w:rsidR="00000000" w:rsidRPr="00000000">
        <w:rPr>
          <w:rtl w:val="0"/>
        </w:rPr>
        <w:t xml:space="preserve">Theory:</w:t>
      </w:r>
    </w:p>
    <w:tbl>
      <w:tblPr>
        <w:tblStyle w:val="Table20"/>
        <w:tblW w:w="9016.0" w:type="dxa"/>
        <w:jc w:val="left"/>
        <w:tblBorders>
          <w:top w:color="000000" w:space="0" w:sz="0" w:val="nil"/>
          <w:left w:color="000000" w:space="0" w:sz="0" w:val="nil"/>
          <w:bottom w:color="000000" w:space="0" w:sz="0" w:val="nil"/>
          <w:right w:color="000000" w:space="0" w:sz="0" w:val="nil"/>
          <w:insideH w:color="000000" w:space="0" w:sz="4" w:val="dotted"/>
          <w:insideV w:color="000000" w:space="0" w:sz="0" w:val="nil"/>
        </w:tblBorders>
        <w:tblLayout w:type="fixed"/>
        <w:tblLook w:val="0400"/>
      </w:tblPr>
      <w:tblGrid>
        <w:gridCol w:w="9016"/>
        <w:tblGridChange w:id="0">
          <w:tblGrid>
            <w:gridCol w:w="9016"/>
          </w:tblGrid>
        </w:tblGridChange>
      </w:tblGrid>
      <w:tr>
        <w:trPr>
          <w:cantSplit w:val="0"/>
          <w:trHeight w:val="454" w:hRule="atLeast"/>
          <w:tblHeader w:val="0"/>
        </w:trPr>
        <w:tc>
          <w:tcPr>
            <w:tcBorders>
              <w:top w:color="000000" w:space="0" w:sz="4" w:val="dotted"/>
              <w:bottom w:color="000000" w:space="0" w:sz="4" w:val="dotted"/>
            </w:tcBorders>
          </w:tcPr>
          <w:p w:rsidR="00000000" w:rsidDel="00000000" w:rsidP="00000000" w:rsidRDefault="00000000" w:rsidRPr="00000000" w14:paraId="0000063B">
            <w:pPr>
              <w:rPr/>
            </w:pPr>
            <w:r w:rsidDel="00000000" w:rsidR="00000000" w:rsidRPr="00000000">
              <w:rPr>
                <w:rtl w:val="0"/>
              </w:rPr>
            </w:r>
          </w:p>
        </w:tc>
      </w:tr>
      <w:tr>
        <w:trPr>
          <w:cantSplit w:val="0"/>
          <w:trHeight w:val="454" w:hRule="atLeast"/>
          <w:tblHeader w:val="0"/>
        </w:trPr>
        <w:tc>
          <w:tcPr>
            <w:tcBorders>
              <w:top w:color="000000" w:space="0" w:sz="4" w:val="dotted"/>
            </w:tcBorders>
          </w:tcPr>
          <w:p w:rsidR="00000000" w:rsidDel="00000000" w:rsidP="00000000" w:rsidRDefault="00000000" w:rsidRPr="00000000" w14:paraId="0000063C">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3D">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3E">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3F">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40">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41">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42">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43">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44">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45">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46">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47">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48">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49">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4A">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4B">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4C">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4D">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4E">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4F">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50">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51">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52">
            <w:pPr>
              <w:rPr/>
            </w:pPr>
            <w:r w:rsidDel="00000000" w:rsidR="00000000" w:rsidRPr="00000000">
              <w:rPr>
                <w:rtl w:val="0"/>
              </w:rPr>
            </w:r>
          </w:p>
        </w:tc>
      </w:tr>
    </w:tbl>
    <w:p w:rsidR="00000000" w:rsidDel="00000000" w:rsidP="00000000" w:rsidRDefault="00000000" w:rsidRPr="00000000" w14:paraId="00000653">
      <w:pPr>
        <w:pStyle w:val="Heading3"/>
        <w:spacing w:after="0" w:lineRule="auto"/>
        <w:rPr/>
      </w:pPr>
      <w:r w:rsidDel="00000000" w:rsidR="00000000" w:rsidRPr="00000000">
        <w:rPr>
          <w:rtl w:val="0"/>
        </w:rPr>
        <w:t xml:space="preserve">Code:</w:t>
      </w:r>
    </w:p>
    <w:p w:rsidR="00000000" w:rsidDel="00000000" w:rsidP="00000000" w:rsidRDefault="00000000" w:rsidRPr="00000000" w14:paraId="0000065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java.io.IOException;</w:t>
      </w:r>
    </w:p>
    <w:p w:rsidR="00000000" w:rsidDel="00000000" w:rsidP="00000000" w:rsidRDefault="00000000" w:rsidRPr="00000000" w14:paraId="0000065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org.apache.hadoop.conf.Configuration;</w:t>
      </w:r>
    </w:p>
    <w:p w:rsidR="00000000" w:rsidDel="00000000" w:rsidP="00000000" w:rsidRDefault="00000000" w:rsidRPr="00000000" w14:paraId="0000065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org.apache.hadoop.fs.Path;</w:t>
      </w:r>
    </w:p>
    <w:p w:rsidR="00000000" w:rsidDel="00000000" w:rsidP="00000000" w:rsidRDefault="00000000" w:rsidRPr="00000000" w14:paraId="0000065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org.apache.hadoop.io.IntWritable;</w:t>
      </w:r>
    </w:p>
    <w:p w:rsidR="00000000" w:rsidDel="00000000" w:rsidP="00000000" w:rsidRDefault="00000000" w:rsidRPr="00000000" w14:paraId="0000065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org.apache.hadoop.io.Text;</w:t>
      </w:r>
    </w:p>
    <w:p w:rsidR="00000000" w:rsidDel="00000000" w:rsidP="00000000" w:rsidRDefault="00000000" w:rsidRPr="00000000" w14:paraId="0000065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org.apache.hadoop.io.DoubleWritable;</w:t>
      </w:r>
    </w:p>
    <w:p w:rsidR="00000000" w:rsidDel="00000000" w:rsidP="00000000" w:rsidRDefault="00000000" w:rsidRPr="00000000" w14:paraId="0000065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org.apache.hadoop.mapreduce.Job;</w:t>
      </w:r>
    </w:p>
    <w:p w:rsidR="00000000" w:rsidDel="00000000" w:rsidP="00000000" w:rsidRDefault="00000000" w:rsidRPr="00000000" w14:paraId="0000065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org.apache.hadoop.mapreduce.Mapper;</w:t>
      </w:r>
    </w:p>
    <w:p w:rsidR="00000000" w:rsidDel="00000000" w:rsidP="00000000" w:rsidRDefault="00000000" w:rsidRPr="00000000" w14:paraId="0000065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org.apache.hadoop.mapreduce.Reducer;</w:t>
      </w:r>
    </w:p>
    <w:p w:rsidR="00000000" w:rsidDel="00000000" w:rsidP="00000000" w:rsidRDefault="00000000" w:rsidRPr="00000000" w14:paraId="0000065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org.apache.hadoop.mapreduce.lib.input.FileInputFormat;</w:t>
      </w:r>
    </w:p>
    <w:p w:rsidR="00000000" w:rsidDel="00000000" w:rsidP="00000000" w:rsidRDefault="00000000" w:rsidRPr="00000000" w14:paraId="0000065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org.apache.hadoop.mapreduce.lib.output.FileOutputFormat;</w:t>
      </w:r>
    </w:p>
    <w:p w:rsidR="00000000" w:rsidDel="00000000" w:rsidP="00000000" w:rsidRDefault="00000000" w:rsidRPr="00000000" w14:paraId="0000065F">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66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TitanicAnalysis</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61">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66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Mapper to process each line of the dataset</w:t>
      </w:r>
      <w:r w:rsidDel="00000000" w:rsidR="00000000" w:rsidRPr="00000000">
        <w:rPr>
          <w:rtl w:val="0"/>
        </w:rPr>
      </w:r>
    </w:p>
    <w:p w:rsidR="00000000" w:rsidDel="00000000" w:rsidP="00000000" w:rsidRDefault="00000000" w:rsidRPr="00000000" w14:paraId="0000066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TitanicMapper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Mapper</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Object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&gt; {</w:t>
      </w:r>
    </w:p>
    <w:p w:rsidR="00000000" w:rsidDel="00000000" w:rsidP="00000000" w:rsidRDefault="00000000" w:rsidRPr="00000000" w14:paraId="0000066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6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map</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Object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key</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value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IOException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InterruptedException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6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columns</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value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toString</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split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67">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66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Skip the header row</w:t>
      </w:r>
      <w:r w:rsidDel="00000000" w:rsidR="00000000" w:rsidRPr="00000000">
        <w:rPr>
          <w:rtl w:val="0"/>
        </w:rPr>
      </w:r>
    </w:p>
    <w:p w:rsidR="00000000" w:rsidDel="00000000" w:rsidP="00000000" w:rsidRDefault="00000000" w:rsidRPr="00000000" w14:paraId="0000066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(columns[</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equals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"PassengerId"</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6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6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6C">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66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try</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6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survived</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Integer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parseInt</w:t>
      </w:r>
      <w:r w:rsidDel="00000000" w:rsidR="00000000" w:rsidRPr="00000000">
        <w:rPr>
          <w:rFonts w:ascii="Consolas" w:cs="Consolas" w:eastAsia="Consolas" w:hAnsi="Consolas"/>
          <w:color w:val="000000"/>
          <w:sz w:val="21"/>
          <w:szCs w:val="21"/>
          <w:rtl w:val="0"/>
        </w:rPr>
        <w:t xml:space="preserve">(columns[</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Survived column (0 = No, 1 = Yes)</w:t>
      </w:r>
      <w:r w:rsidDel="00000000" w:rsidR="00000000" w:rsidRPr="00000000">
        <w:rPr>
          <w:rtl w:val="0"/>
        </w:rPr>
      </w:r>
    </w:p>
    <w:p w:rsidR="00000000" w:rsidDel="00000000" w:rsidP="00000000" w:rsidRDefault="00000000" w:rsidRPr="00000000" w14:paraId="0000066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pclass</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Integer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parseInt</w:t>
      </w:r>
      <w:r w:rsidDel="00000000" w:rsidR="00000000" w:rsidRPr="00000000">
        <w:rPr>
          <w:rFonts w:ascii="Consolas" w:cs="Consolas" w:eastAsia="Consolas" w:hAnsi="Consolas"/>
          <w:color w:val="000000"/>
          <w:sz w:val="21"/>
          <w:szCs w:val="21"/>
          <w:rtl w:val="0"/>
        </w:rPr>
        <w:t xml:space="preserve">(columns[</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Passenger class (1st, 2nd, 3rd)</w:t>
      </w:r>
      <w:r w:rsidDel="00000000" w:rsidR="00000000" w:rsidRPr="00000000">
        <w:rPr>
          <w:rtl w:val="0"/>
        </w:rPr>
      </w:r>
    </w:p>
    <w:p w:rsidR="00000000" w:rsidDel="00000000" w:rsidP="00000000" w:rsidRDefault="00000000" w:rsidRPr="00000000" w14:paraId="0000067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sex</w:t>
      </w:r>
      <w:r w:rsidDel="00000000" w:rsidR="00000000" w:rsidRPr="00000000">
        <w:rPr>
          <w:rFonts w:ascii="Consolas" w:cs="Consolas" w:eastAsia="Consolas" w:hAnsi="Consolas"/>
          <w:color w:val="000000"/>
          <w:sz w:val="21"/>
          <w:szCs w:val="21"/>
          <w:rtl w:val="0"/>
        </w:rPr>
        <w:t xml:space="preserve"> = columns[</w:t>
      </w:r>
      <w:r w:rsidDel="00000000" w:rsidR="00000000" w:rsidRPr="00000000">
        <w:rPr>
          <w:rFonts w:ascii="Consolas" w:cs="Consolas" w:eastAsia="Consolas" w:hAnsi="Consolas"/>
          <w:color w:val="098658"/>
          <w:sz w:val="21"/>
          <w:szCs w:val="21"/>
          <w:rtl w:val="0"/>
        </w:rPr>
        <w:t xml:space="preserve">5</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Gender (male/female)</w:t>
      </w:r>
      <w:r w:rsidDel="00000000" w:rsidR="00000000" w:rsidRPr="00000000">
        <w:rPr>
          <w:rtl w:val="0"/>
        </w:rPr>
      </w:r>
    </w:p>
    <w:p w:rsidR="00000000" w:rsidDel="00000000" w:rsidP="00000000" w:rsidRDefault="00000000" w:rsidRPr="00000000" w14:paraId="0000067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ageStr</w:t>
      </w:r>
      <w:r w:rsidDel="00000000" w:rsidR="00000000" w:rsidRPr="00000000">
        <w:rPr>
          <w:rFonts w:ascii="Consolas" w:cs="Consolas" w:eastAsia="Consolas" w:hAnsi="Consolas"/>
          <w:color w:val="000000"/>
          <w:sz w:val="21"/>
          <w:szCs w:val="21"/>
          <w:rtl w:val="0"/>
        </w:rPr>
        <w:t xml:space="preserve"> = columns[</w:t>
      </w:r>
      <w:r w:rsidDel="00000000" w:rsidR="00000000" w:rsidRPr="00000000">
        <w:rPr>
          <w:rFonts w:ascii="Consolas" w:cs="Consolas" w:eastAsia="Consolas" w:hAnsi="Consolas"/>
          <w:color w:val="098658"/>
          <w:sz w:val="21"/>
          <w:szCs w:val="21"/>
          <w:rtl w:val="0"/>
        </w:rPr>
        <w:t xml:space="preserve">6</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Age (can be empty)</w:t>
      </w:r>
      <w:r w:rsidDel="00000000" w:rsidR="00000000" w:rsidRPr="00000000">
        <w:rPr>
          <w:rtl w:val="0"/>
        </w:rPr>
      </w:r>
    </w:p>
    <w:p w:rsidR="00000000" w:rsidDel="00000000" w:rsidP="00000000" w:rsidRDefault="00000000" w:rsidRPr="00000000" w14:paraId="00000672">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67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For average age of deceased passengers</w:t>
      </w:r>
      <w:r w:rsidDel="00000000" w:rsidR="00000000" w:rsidRPr="00000000">
        <w:rPr>
          <w:rtl w:val="0"/>
        </w:rPr>
      </w:r>
    </w:p>
    <w:p w:rsidR="00000000" w:rsidDel="00000000" w:rsidP="00000000" w:rsidRDefault="00000000" w:rsidRPr="00000000" w14:paraId="0000067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(survived ==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&amp;&amp; !</w:t>
      </w:r>
      <w:r w:rsidDel="00000000" w:rsidR="00000000" w:rsidRPr="00000000">
        <w:rPr>
          <w:rFonts w:ascii="Consolas" w:cs="Consolas" w:eastAsia="Consolas" w:hAnsi="Consolas"/>
          <w:color w:val="001080"/>
          <w:sz w:val="21"/>
          <w:szCs w:val="21"/>
          <w:rtl w:val="0"/>
        </w:rPr>
        <w:t xml:space="preserve">ageStr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isEmpty</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7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double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age</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Double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parseDouble</w:t>
      </w:r>
      <w:r w:rsidDel="00000000" w:rsidR="00000000" w:rsidRPr="00000000">
        <w:rPr>
          <w:rFonts w:ascii="Consolas" w:cs="Consolas" w:eastAsia="Consolas" w:hAnsi="Consolas"/>
          <w:color w:val="000000"/>
          <w:sz w:val="21"/>
          <w:szCs w:val="21"/>
          <w:rtl w:val="0"/>
        </w:rPr>
        <w:t xml:space="preserve">(ageStr);</w:t>
      </w:r>
    </w:p>
    <w:p w:rsidR="00000000" w:rsidDel="00000000" w:rsidP="00000000" w:rsidRDefault="00000000" w:rsidRPr="00000000" w14:paraId="0000067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write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"Age_"</w:t>
      </w:r>
      <w:r w:rsidDel="00000000" w:rsidR="00000000" w:rsidRPr="00000000">
        <w:rPr>
          <w:rFonts w:ascii="Consolas" w:cs="Consolas" w:eastAsia="Consolas" w:hAnsi="Consolas"/>
          <w:color w:val="000000"/>
          <w:sz w:val="21"/>
          <w:szCs w:val="21"/>
          <w:rtl w:val="0"/>
        </w:rPr>
        <w:t xml:space="preserve"> + sex),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Text</w:t>
      </w:r>
      <w:r w:rsidDel="00000000" w:rsidR="00000000" w:rsidRPr="00000000">
        <w:rPr>
          <w:rFonts w:ascii="Consolas" w:cs="Consolas" w:eastAsia="Consolas" w:hAnsi="Consolas"/>
          <w:color w:val="000000"/>
          <w:sz w:val="21"/>
          <w:szCs w:val="21"/>
          <w:rtl w:val="0"/>
        </w:rPr>
        <w:t xml:space="preserve">(ageStr + </w:t>
      </w:r>
      <w:r w:rsidDel="00000000" w:rsidR="00000000" w:rsidRPr="00000000">
        <w:rPr>
          <w:rFonts w:ascii="Consolas" w:cs="Consolas" w:eastAsia="Consolas" w:hAnsi="Consolas"/>
          <w:color w:val="a31515"/>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7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78">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67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For survivor count per class</w:t>
      </w:r>
      <w:r w:rsidDel="00000000" w:rsidR="00000000" w:rsidRPr="00000000">
        <w:rPr>
          <w:rtl w:val="0"/>
        </w:rPr>
      </w:r>
    </w:p>
    <w:p w:rsidR="00000000" w:rsidDel="00000000" w:rsidP="00000000" w:rsidRDefault="00000000" w:rsidRPr="00000000" w14:paraId="0000067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(survived ==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7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write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"Class_"</w:t>
      </w:r>
      <w:r w:rsidDel="00000000" w:rsidR="00000000" w:rsidRPr="00000000">
        <w:rPr>
          <w:rFonts w:ascii="Consolas" w:cs="Consolas" w:eastAsia="Consolas" w:hAnsi="Consolas"/>
          <w:color w:val="000000"/>
          <w:sz w:val="21"/>
          <w:szCs w:val="21"/>
          <w:rtl w:val="0"/>
        </w:rPr>
        <w:t xml:space="preserve"> + pclass),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"1,1"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7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7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catch</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Exception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7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err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println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"Skipping invalid record: "</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value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toString</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7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8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8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82">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68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Reducer to compute results</w:t>
      </w:r>
      <w:r w:rsidDel="00000000" w:rsidR="00000000" w:rsidRPr="00000000">
        <w:rPr>
          <w:rtl w:val="0"/>
        </w:rPr>
      </w:r>
    </w:p>
    <w:p w:rsidR="00000000" w:rsidDel="00000000" w:rsidP="00000000" w:rsidRDefault="00000000" w:rsidRPr="00000000" w14:paraId="0000068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TitanicReducer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Reducer</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&gt; {</w:t>
      </w:r>
    </w:p>
    <w:p w:rsidR="00000000" w:rsidDel="00000000" w:rsidP="00000000" w:rsidRDefault="00000000" w:rsidRPr="00000000" w14:paraId="00000685">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68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reduce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key</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Iterable</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&gt; </w:t>
      </w:r>
      <w:r w:rsidDel="00000000" w:rsidR="00000000" w:rsidRPr="00000000">
        <w:rPr>
          <w:rFonts w:ascii="Consolas" w:cs="Consolas" w:eastAsia="Consolas" w:hAnsi="Consolas"/>
          <w:color w:val="001080"/>
          <w:sz w:val="21"/>
          <w:szCs w:val="21"/>
          <w:rtl w:val="0"/>
        </w:rPr>
        <w:t xml:space="preserve">values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IOException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InterruptedException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8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double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totalAge</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8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count</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8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totalCount</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8A">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68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val</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000000"/>
          <w:sz w:val="21"/>
          <w:szCs w:val="21"/>
          <w:rtl w:val="0"/>
        </w:rPr>
        <w:t xml:space="preserve"> values) {</w:t>
      </w:r>
    </w:p>
    <w:p w:rsidR="00000000" w:rsidDel="00000000" w:rsidP="00000000" w:rsidRDefault="00000000" w:rsidRPr="00000000" w14:paraId="0000068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parts</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val</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toString</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split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8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double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value</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Double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parseDouble</w:t>
      </w:r>
      <w:r w:rsidDel="00000000" w:rsidR="00000000" w:rsidRPr="00000000">
        <w:rPr>
          <w:rFonts w:ascii="Consolas" w:cs="Consolas" w:eastAsia="Consolas" w:hAnsi="Consolas"/>
          <w:color w:val="000000"/>
          <w:sz w:val="21"/>
          <w:szCs w:val="21"/>
          <w:rtl w:val="0"/>
        </w:rPr>
        <w:t xml:space="preserve">(parts[</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8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occurrences</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Integer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parseInt</w:t>
      </w:r>
      <w:r w:rsidDel="00000000" w:rsidR="00000000" w:rsidRPr="00000000">
        <w:rPr>
          <w:rFonts w:ascii="Consolas" w:cs="Consolas" w:eastAsia="Consolas" w:hAnsi="Consolas"/>
          <w:color w:val="000000"/>
          <w:sz w:val="21"/>
          <w:szCs w:val="21"/>
          <w:rtl w:val="0"/>
        </w:rPr>
        <w:t xml:space="preserve">(parts[</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8F">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69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totalAge += value;</w:t>
      </w:r>
    </w:p>
    <w:p w:rsidR="00000000" w:rsidDel="00000000" w:rsidP="00000000" w:rsidRDefault="00000000" w:rsidRPr="00000000" w14:paraId="0000069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count += occurrences;</w:t>
      </w:r>
    </w:p>
    <w:p w:rsidR="00000000" w:rsidDel="00000000" w:rsidP="00000000" w:rsidRDefault="00000000" w:rsidRPr="00000000" w14:paraId="0000069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totalCount += occurrences;</w:t>
      </w:r>
    </w:p>
    <w:p w:rsidR="00000000" w:rsidDel="00000000" w:rsidP="00000000" w:rsidRDefault="00000000" w:rsidRPr="00000000" w14:paraId="0000069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94">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69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Compute average age for deceased passengers</w:t>
      </w:r>
      <w:r w:rsidDel="00000000" w:rsidR="00000000" w:rsidRPr="00000000">
        <w:rPr>
          <w:rtl w:val="0"/>
        </w:rPr>
      </w:r>
    </w:p>
    <w:p w:rsidR="00000000" w:rsidDel="00000000" w:rsidP="00000000" w:rsidRDefault="00000000" w:rsidRPr="00000000" w14:paraId="0000069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key</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toString</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startsWith</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"Age_"</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9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double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avgAge</w:t>
      </w:r>
      <w:r w:rsidDel="00000000" w:rsidR="00000000" w:rsidRPr="00000000">
        <w:rPr>
          <w:rFonts w:ascii="Consolas" w:cs="Consolas" w:eastAsia="Consolas" w:hAnsi="Consolas"/>
          <w:color w:val="000000"/>
          <w:sz w:val="21"/>
          <w:szCs w:val="21"/>
          <w:rtl w:val="0"/>
        </w:rPr>
        <w:t xml:space="preserve"> = (count ==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000000"/>
          <w:sz w:val="21"/>
          <w:szCs w:val="21"/>
          <w:rtl w:val="0"/>
        </w:rPr>
        <w:t xml:space="preserve"> totalAge / count;</w:t>
      </w:r>
    </w:p>
    <w:p w:rsidR="00000000" w:rsidDel="00000000" w:rsidP="00000000" w:rsidRDefault="00000000" w:rsidRPr="00000000" w14:paraId="0000069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write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Text</w:t>
      </w:r>
      <w:r w:rsidDel="00000000" w:rsidR="00000000" w:rsidRPr="00000000">
        <w:rPr>
          <w:rFonts w:ascii="Consolas" w:cs="Consolas" w:eastAsia="Consolas" w:hAnsi="Consolas"/>
          <w:color w:val="000000"/>
          <w:sz w:val="21"/>
          <w:szCs w:val="21"/>
          <w:rtl w:val="0"/>
        </w:rPr>
        <w:t xml:space="preserve">(key),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String</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format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"Average Age: %.2f"</w:t>
      </w:r>
      <w:r w:rsidDel="00000000" w:rsidR="00000000" w:rsidRPr="00000000">
        <w:rPr>
          <w:rFonts w:ascii="Consolas" w:cs="Consolas" w:eastAsia="Consolas" w:hAnsi="Consolas"/>
          <w:color w:val="000000"/>
          <w:sz w:val="21"/>
          <w:szCs w:val="21"/>
          <w:rtl w:val="0"/>
        </w:rPr>
        <w:t xml:space="preserve">, avgAge)));</w:t>
      </w:r>
    </w:p>
    <w:p w:rsidR="00000000" w:rsidDel="00000000" w:rsidP="00000000" w:rsidRDefault="00000000" w:rsidRPr="00000000" w14:paraId="0000069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9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Compute survivor count per class</w:t>
      </w:r>
      <w:r w:rsidDel="00000000" w:rsidR="00000000" w:rsidRPr="00000000">
        <w:rPr>
          <w:rtl w:val="0"/>
        </w:rPr>
      </w:r>
    </w:p>
    <w:p w:rsidR="00000000" w:rsidDel="00000000" w:rsidP="00000000" w:rsidRDefault="00000000" w:rsidRPr="00000000" w14:paraId="0000069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else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key</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toString</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startsWith</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"Class_"</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9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write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Text</w:t>
      </w:r>
      <w:r w:rsidDel="00000000" w:rsidR="00000000" w:rsidRPr="00000000">
        <w:rPr>
          <w:rFonts w:ascii="Consolas" w:cs="Consolas" w:eastAsia="Consolas" w:hAnsi="Consolas"/>
          <w:color w:val="000000"/>
          <w:sz w:val="21"/>
          <w:szCs w:val="21"/>
          <w:rtl w:val="0"/>
        </w:rPr>
        <w:t xml:space="preserve">(key),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"Total Survivors: "</w:t>
      </w:r>
      <w:r w:rsidDel="00000000" w:rsidR="00000000" w:rsidRPr="00000000">
        <w:rPr>
          <w:rFonts w:ascii="Consolas" w:cs="Consolas" w:eastAsia="Consolas" w:hAnsi="Consolas"/>
          <w:color w:val="000000"/>
          <w:sz w:val="21"/>
          <w:szCs w:val="21"/>
          <w:rtl w:val="0"/>
        </w:rPr>
        <w:t xml:space="preserve"> + totalCount));</w:t>
      </w:r>
    </w:p>
    <w:p w:rsidR="00000000" w:rsidDel="00000000" w:rsidP="00000000" w:rsidRDefault="00000000" w:rsidRPr="00000000" w14:paraId="0000069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9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9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A0">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6A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Main method to configure and run the MapReduce job</w:t>
      </w:r>
      <w:r w:rsidDel="00000000" w:rsidR="00000000" w:rsidRPr="00000000">
        <w:rPr>
          <w:rtl w:val="0"/>
        </w:rPr>
      </w:r>
    </w:p>
    <w:p w:rsidR="00000000" w:rsidDel="00000000" w:rsidP="00000000" w:rsidRDefault="00000000" w:rsidRPr="00000000" w14:paraId="000006A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main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args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Exception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A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args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length</w:t>
      </w:r>
      <w:r w:rsidDel="00000000" w:rsidR="00000000" w:rsidRPr="00000000">
        <w:rPr>
          <w:rFonts w:ascii="Consolas" w:cs="Consolas" w:eastAsia="Consolas" w:hAnsi="Consolas"/>
          <w:color w:val="000000"/>
          <w:sz w:val="21"/>
          <w:szCs w:val="21"/>
          <w:rtl w:val="0"/>
        </w:rPr>
        <w:t xml:space="preserve"> &lt; </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A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err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println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"Usage: TitanicAnalysis &lt;input file&gt; &lt;output dir&gt;"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A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exit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A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A7">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6A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Configuration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conf</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Configuration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A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Job</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getInstance</w:t>
      </w:r>
      <w:r w:rsidDel="00000000" w:rsidR="00000000" w:rsidRPr="00000000">
        <w:rPr>
          <w:rFonts w:ascii="Consolas" w:cs="Consolas" w:eastAsia="Consolas" w:hAnsi="Consolas"/>
          <w:color w:val="000000"/>
          <w:sz w:val="21"/>
          <w:szCs w:val="21"/>
          <w:rtl w:val="0"/>
        </w:rPr>
        <w:t xml:space="preserve">(conf, </w:t>
      </w:r>
      <w:r w:rsidDel="00000000" w:rsidR="00000000" w:rsidRPr="00000000">
        <w:rPr>
          <w:rFonts w:ascii="Consolas" w:cs="Consolas" w:eastAsia="Consolas" w:hAnsi="Consolas"/>
          <w:color w:val="a31515"/>
          <w:sz w:val="21"/>
          <w:szCs w:val="21"/>
          <w:rtl w:val="0"/>
        </w:rPr>
        <w:t xml:space="preserve">"Titanic Data Analysis"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AA">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6A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setJarByClass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TitanicAnalysis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A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setMapperClass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TitanicMapper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A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setReducerClass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TitanicReducer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AE">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6A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setMapOutputKeyClass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B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setMapOutputValueClass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B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setOutputKeyClass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B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setOutputValueClass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B3">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6B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FileInputFormat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addInputPath</w:t>
      </w:r>
      <w:r w:rsidDel="00000000" w:rsidR="00000000" w:rsidRPr="00000000">
        <w:rPr>
          <w:rFonts w:ascii="Consolas" w:cs="Consolas" w:eastAsia="Consolas" w:hAnsi="Consolas"/>
          <w:color w:val="000000"/>
          <w:sz w:val="21"/>
          <w:szCs w:val="21"/>
          <w:rtl w:val="0"/>
        </w:rPr>
        <w:t xml:space="preserve">(job,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Path</w:t>
      </w:r>
      <w:r w:rsidDel="00000000" w:rsidR="00000000" w:rsidRPr="00000000">
        <w:rPr>
          <w:rFonts w:ascii="Consolas" w:cs="Consolas" w:eastAsia="Consolas" w:hAnsi="Consolas"/>
          <w:color w:val="000000"/>
          <w:sz w:val="21"/>
          <w:szCs w:val="21"/>
          <w:rtl w:val="0"/>
        </w:rPr>
        <w:t xml:space="preserve">(args[</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Input file path</w:t>
      </w:r>
      <w:r w:rsidDel="00000000" w:rsidR="00000000" w:rsidRPr="00000000">
        <w:rPr>
          <w:rtl w:val="0"/>
        </w:rPr>
      </w:r>
    </w:p>
    <w:p w:rsidR="00000000" w:rsidDel="00000000" w:rsidP="00000000" w:rsidRDefault="00000000" w:rsidRPr="00000000" w14:paraId="000006B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FileOutputFormat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setOutputPath</w:t>
      </w:r>
      <w:r w:rsidDel="00000000" w:rsidR="00000000" w:rsidRPr="00000000">
        <w:rPr>
          <w:rFonts w:ascii="Consolas" w:cs="Consolas" w:eastAsia="Consolas" w:hAnsi="Consolas"/>
          <w:color w:val="000000"/>
          <w:sz w:val="21"/>
          <w:szCs w:val="21"/>
          <w:rtl w:val="0"/>
        </w:rPr>
        <w:t xml:space="preserve">(job,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Path</w:t>
      </w:r>
      <w:r w:rsidDel="00000000" w:rsidR="00000000" w:rsidRPr="00000000">
        <w:rPr>
          <w:rFonts w:ascii="Consolas" w:cs="Consolas" w:eastAsia="Consolas" w:hAnsi="Consolas"/>
          <w:color w:val="000000"/>
          <w:sz w:val="21"/>
          <w:szCs w:val="21"/>
          <w:rtl w:val="0"/>
        </w:rPr>
        <w:t xml:space="preserve">(args[</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Output directory</w:t>
      </w:r>
      <w:r w:rsidDel="00000000" w:rsidR="00000000" w:rsidRPr="00000000">
        <w:rPr>
          <w:rtl w:val="0"/>
        </w:rPr>
      </w:r>
    </w:p>
    <w:p w:rsidR="00000000" w:rsidDel="00000000" w:rsidP="00000000" w:rsidRDefault="00000000" w:rsidRPr="00000000" w14:paraId="000006B6">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6B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exit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waitForCompletion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B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6B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6BA">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6BB">
      <w:pPr>
        <w:shd w:fill="ffffff" w:val="clear"/>
        <w:spacing w:after="24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6BC">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6BD">
      <w:pPr>
        <w:rPr>
          <w:rFonts w:ascii="Consolas" w:cs="Consolas" w:eastAsia="Consolas" w:hAnsi="Consolas"/>
          <w:color w:val="000000"/>
          <w:sz w:val="19"/>
          <w:szCs w:val="19"/>
        </w:rPr>
      </w:pPr>
      <w:r w:rsidDel="00000000" w:rsidR="00000000" w:rsidRPr="00000000">
        <w:br w:type="page"/>
      </w:r>
      <w:r w:rsidDel="00000000" w:rsidR="00000000" w:rsidRPr="00000000">
        <w:rPr>
          <w:rtl w:val="0"/>
        </w:rPr>
      </w:r>
    </w:p>
    <w:p w:rsidR="00000000" w:rsidDel="00000000" w:rsidP="00000000" w:rsidRDefault="00000000" w:rsidRPr="00000000" w14:paraId="000006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6BF">
      <w:pPr>
        <w:jc w:val="center"/>
        <w:rPr/>
      </w:pPr>
      <w:r w:rsidDel="00000000" w:rsidR="00000000" w:rsidRPr="00000000">
        <w:rPr/>
        <w:drawing>
          <wp:inline distB="0" distT="0" distL="0" distR="0">
            <wp:extent cx="5256000" cy="782635"/>
            <wp:effectExtent b="0" l="0" r="0" t="0"/>
            <wp:docPr id="2126535787" name="image47.png"/>
            <a:graphic>
              <a:graphicData uri="http://schemas.openxmlformats.org/drawingml/2006/picture">
                <pic:pic>
                  <pic:nvPicPr>
                    <pic:cNvPr id="0" name="image47.png"/>
                    <pic:cNvPicPr preferRelativeResize="0"/>
                  </pic:nvPicPr>
                  <pic:blipFill>
                    <a:blip r:embed="rId99"/>
                    <a:srcRect b="0" l="0" r="0" t="0"/>
                    <a:stretch>
                      <a:fillRect/>
                    </a:stretch>
                  </pic:blipFill>
                  <pic:spPr>
                    <a:xfrm>
                      <a:off x="0" y="0"/>
                      <a:ext cx="5256000" cy="782635"/>
                    </a:xfrm>
                    <a:prstGeom prst="rect"/>
                    <a:ln/>
                  </pic:spPr>
                </pic:pic>
              </a:graphicData>
            </a:graphic>
          </wp:inline>
        </w:drawing>
      </w:r>
      <w:r w:rsidDel="00000000" w:rsidR="00000000" w:rsidRPr="00000000">
        <w:rPr>
          <w:rtl w:val="0"/>
        </w:rPr>
      </w:r>
    </w:p>
    <w:p w:rsidR="00000000" w:rsidDel="00000000" w:rsidP="00000000" w:rsidRDefault="00000000" w:rsidRPr="00000000" w14:paraId="000006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6C1">
      <w:pPr>
        <w:jc w:val="center"/>
        <w:rPr/>
      </w:pPr>
      <w:r w:rsidDel="00000000" w:rsidR="00000000" w:rsidRPr="00000000">
        <w:rPr/>
        <w:drawing>
          <wp:inline distB="0" distT="0" distL="0" distR="0">
            <wp:extent cx="5256000" cy="3279031"/>
            <wp:effectExtent b="0" l="0" r="0" t="0"/>
            <wp:docPr id="2126535788" name="image52.png"/>
            <a:graphic>
              <a:graphicData uri="http://schemas.openxmlformats.org/drawingml/2006/picture">
                <pic:pic>
                  <pic:nvPicPr>
                    <pic:cNvPr id="0" name="image52.png"/>
                    <pic:cNvPicPr preferRelativeResize="0"/>
                  </pic:nvPicPr>
                  <pic:blipFill>
                    <a:blip r:embed="rId100"/>
                    <a:srcRect b="0" l="0" r="0" t="0"/>
                    <a:stretch>
                      <a:fillRect/>
                    </a:stretch>
                  </pic:blipFill>
                  <pic:spPr>
                    <a:xfrm>
                      <a:off x="0" y="0"/>
                      <a:ext cx="5256000" cy="3279031"/>
                    </a:xfrm>
                    <a:prstGeom prst="rect"/>
                    <a:ln/>
                  </pic:spPr>
                </pic:pic>
              </a:graphicData>
            </a:graphic>
          </wp:inline>
        </w:drawing>
      </w:r>
      <w:r w:rsidDel="00000000" w:rsidR="00000000" w:rsidRPr="00000000">
        <w:rPr>
          <w:rtl w:val="0"/>
        </w:rPr>
      </w:r>
    </w:p>
    <w:p w:rsidR="00000000" w:rsidDel="00000000" w:rsidP="00000000" w:rsidRDefault="00000000" w:rsidRPr="00000000" w14:paraId="000006C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6C3">
      <w:pPr>
        <w:jc w:val="center"/>
        <w:rPr/>
      </w:pPr>
      <w:r w:rsidDel="00000000" w:rsidR="00000000" w:rsidRPr="00000000">
        <w:rPr/>
        <w:drawing>
          <wp:inline distB="0" distT="0" distL="0" distR="0">
            <wp:extent cx="5256000" cy="782635"/>
            <wp:effectExtent b="0" l="0" r="0" t="0"/>
            <wp:docPr id="2126535789" name="image50.png"/>
            <a:graphic>
              <a:graphicData uri="http://schemas.openxmlformats.org/drawingml/2006/picture">
                <pic:pic>
                  <pic:nvPicPr>
                    <pic:cNvPr id="0" name="image50.png"/>
                    <pic:cNvPicPr preferRelativeResize="0"/>
                  </pic:nvPicPr>
                  <pic:blipFill>
                    <a:blip r:embed="rId101"/>
                    <a:srcRect b="0" l="0" r="0" t="0"/>
                    <a:stretch>
                      <a:fillRect/>
                    </a:stretch>
                  </pic:blipFill>
                  <pic:spPr>
                    <a:xfrm>
                      <a:off x="0" y="0"/>
                      <a:ext cx="5256000" cy="782635"/>
                    </a:xfrm>
                    <a:prstGeom prst="rect"/>
                    <a:ln/>
                  </pic:spPr>
                </pic:pic>
              </a:graphicData>
            </a:graphic>
          </wp:inline>
        </w:drawing>
      </w:r>
      <w:r w:rsidDel="00000000" w:rsidR="00000000" w:rsidRPr="00000000">
        <w:rPr>
          <w:rtl w:val="0"/>
        </w:rPr>
      </w:r>
    </w:p>
    <w:p w:rsidR="00000000" w:rsidDel="00000000" w:rsidP="00000000" w:rsidRDefault="00000000" w:rsidRPr="00000000" w14:paraId="000006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6C5">
      <w:pPr>
        <w:jc w:val="center"/>
        <w:rPr/>
      </w:pPr>
      <w:r w:rsidDel="00000000" w:rsidR="00000000" w:rsidRPr="00000000">
        <w:rPr/>
        <w:drawing>
          <wp:inline distB="0" distT="0" distL="0" distR="0">
            <wp:extent cx="5256000" cy="1198410"/>
            <wp:effectExtent b="0" l="0" r="0" t="0"/>
            <wp:docPr id="2126535832" name="image95.png"/>
            <a:graphic>
              <a:graphicData uri="http://schemas.openxmlformats.org/drawingml/2006/picture">
                <pic:pic>
                  <pic:nvPicPr>
                    <pic:cNvPr id="0" name="image95.png"/>
                    <pic:cNvPicPr preferRelativeResize="0"/>
                  </pic:nvPicPr>
                  <pic:blipFill>
                    <a:blip r:embed="rId102"/>
                    <a:srcRect b="0" l="0" r="0" t="0"/>
                    <a:stretch>
                      <a:fillRect/>
                    </a:stretch>
                  </pic:blipFill>
                  <pic:spPr>
                    <a:xfrm>
                      <a:off x="0" y="0"/>
                      <a:ext cx="5256000" cy="1198410"/>
                    </a:xfrm>
                    <a:prstGeom prst="rect"/>
                    <a:ln/>
                  </pic:spPr>
                </pic:pic>
              </a:graphicData>
            </a:graphic>
          </wp:inline>
        </w:drawing>
      </w:r>
      <w:r w:rsidDel="00000000" w:rsidR="00000000" w:rsidRPr="00000000">
        <w:rPr>
          <w:rtl w:val="0"/>
        </w:rPr>
      </w:r>
    </w:p>
    <w:p w:rsidR="00000000" w:rsidDel="00000000" w:rsidP="00000000" w:rsidRDefault="00000000" w:rsidRPr="00000000" w14:paraId="000006C6">
      <w:pPr>
        <w:jc w:val="center"/>
        <w:rPr/>
      </w:pPr>
      <w:r w:rsidDel="00000000" w:rsidR="00000000" w:rsidRPr="00000000">
        <w:rPr>
          <w:rtl w:val="0"/>
        </w:rPr>
      </w:r>
    </w:p>
    <w:p w:rsidR="00000000" w:rsidDel="00000000" w:rsidP="00000000" w:rsidRDefault="00000000" w:rsidRPr="00000000" w14:paraId="000006C7">
      <w:pPr>
        <w:jc w:val="center"/>
        <w:rPr/>
      </w:pPr>
      <w:r w:rsidDel="00000000" w:rsidR="00000000" w:rsidRPr="00000000">
        <w:rPr>
          <w:rtl w:val="0"/>
        </w:rPr>
      </w:r>
    </w:p>
    <w:p w:rsidR="00000000" w:rsidDel="00000000" w:rsidP="00000000" w:rsidRDefault="00000000" w:rsidRPr="00000000" w14:paraId="000006C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r>
    </w:p>
    <w:p w:rsidR="00000000" w:rsidDel="00000000" w:rsidP="00000000" w:rsidRDefault="00000000" w:rsidRPr="00000000" w14:paraId="000006C9">
      <w:pPr>
        <w:spacing w:line="240" w:lineRule="auto"/>
        <w:jc w:val="center"/>
        <w:rPr/>
      </w:pPr>
      <w:r w:rsidDel="00000000" w:rsidR="00000000" w:rsidRPr="00000000">
        <w:rPr/>
        <w:drawing>
          <wp:inline distB="0" distT="0" distL="0" distR="0">
            <wp:extent cx="5258086" cy="675757"/>
            <wp:effectExtent b="0" l="0" r="0" t="0"/>
            <wp:docPr id="2126535834" name="image80.png"/>
            <a:graphic>
              <a:graphicData uri="http://schemas.openxmlformats.org/drawingml/2006/picture">
                <pic:pic>
                  <pic:nvPicPr>
                    <pic:cNvPr id="0" name="image80.png"/>
                    <pic:cNvPicPr preferRelativeResize="0"/>
                  </pic:nvPicPr>
                  <pic:blipFill>
                    <a:blip r:embed="rId103"/>
                    <a:srcRect b="0" l="0" r="0" t="0"/>
                    <a:stretch>
                      <a:fillRect/>
                    </a:stretch>
                  </pic:blipFill>
                  <pic:spPr>
                    <a:xfrm>
                      <a:off x="0" y="0"/>
                      <a:ext cx="5258086" cy="675757"/>
                    </a:xfrm>
                    <a:prstGeom prst="rect"/>
                    <a:ln/>
                  </pic:spPr>
                </pic:pic>
              </a:graphicData>
            </a:graphic>
          </wp:inline>
        </w:drawing>
      </w:r>
      <w:r w:rsidDel="00000000" w:rsidR="00000000" w:rsidRPr="00000000">
        <w:rPr>
          <w:rtl w:val="0"/>
        </w:rPr>
      </w:r>
    </w:p>
    <w:p w:rsidR="00000000" w:rsidDel="00000000" w:rsidP="00000000" w:rsidRDefault="00000000" w:rsidRPr="00000000" w14:paraId="000006C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r>
    </w:p>
    <w:p w:rsidR="00000000" w:rsidDel="00000000" w:rsidP="00000000" w:rsidRDefault="00000000" w:rsidRPr="00000000" w14:paraId="000006CB">
      <w:pPr>
        <w:spacing w:after="240" w:line="240" w:lineRule="auto"/>
        <w:jc w:val="center"/>
        <w:rPr/>
      </w:pPr>
      <w:r w:rsidDel="00000000" w:rsidR="00000000" w:rsidRPr="00000000">
        <w:rPr/>
        <w:drawing>
          <wp:inline distB="0" distT="0" distL="0" distR="0">
            <wp:extent cx="5256016" cy="1737819"/>
            <wp:effectExtent b="0" l="0" r="0" t="0"/>
            <wp:docPr id="2126535836" name="image84.png"/>
            <a:graphic>
              <a:graphicData uri="http://schemas.openxmlformats.org/drawingml/2006/picture">
                <pic:pic>
                  <pic:nvPicPr>
                    <pic:cNvPr id="0" name="image84.png"/>
                    <pic:cNvPicPr preferRelativeResize="0"/>
                  </pic:nvPicPr>
                  <pic:blipFill>
                    <a:blip r:embed="rId104"/>
                    <a:srcRect b="0" l="0" r="0" t="0"/>
                    <a:stretch>
                      <a:fillRect/>
                    </a:stretch>
                  </pic:blipFill>
                  <pic:spPr>
                    <a:xfrm>
                      <a:off x="0" y="0"/>
                      <a:ext cx="5256016" cy="1737819"/>
                    </a:xfrm>
                    <a:prstGeom prst="rect"/>
                    <a:ln/>
                  </pic:spPr>
                </pic:pic>
              </a:graphicData>
            </a:graphic>
          </wp:inline>
        </w:drawing>
      </w:r>
      <w:r w:rsidDel="00000000" w:rsidR="00000000" w:rsidRPr="00000000">
        <w:rPr>
          <w:rtl w:val="0"/>
        </w:rPr>
      </w:r>
    </w:p>
    <w:p w:rsidR="00000000" w:rsidDel="00000000" w:rsidP="00000000" w:rsidRDefault="00000000" w:rsidRPr="00000000" w14:paraId="000006C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r>
    </w:p>
    <w:p w:rsidR="00000000" w:rsidDel="00000000" w:rsidP="00000000" w:rsidRDefault="00000000" w:rsidRPr="00000000" w14:paraId="000006CD">
      <w:pPr>
        <w:spacing w:after="240" w:line="240" w:lineRule="auto"/>
        <w:jc w:val="center"/>
        <w:rPr/>
      </w:pPr>
      <w:r w:rsidDel="00000000" w:rsidR="00000000" w:rsidRPr="00000000">
        <w:rPr/>
        <w:drawing>
          <wp:inline distB="0" distT="0" distL="0" distR="0">
            <wp:extent cx="5256447" cy="632967"/>
            <wp:effectExtent b="0" l="0" r="0" t="0"/>
            <wp:docPr id="2126535838" name="image108.png"/>
            <a:graphic>
              <a:graphicData uri="http://schemas.openxmlformats.org/drawingml/2006/picture">
                <pic:pic>
                  <pic:nvPicPr>
                    <pic:cNvPr id="0" name="image108.png"/>
                    <pic:cNvPicPr preferRelativeResize="0"/>
                  </pic:nvPicPr>
                  <pic:blipFill>
                    <a:blip r:embed="rId105"/>
                    <a:srcRect b="0" l="0" r="0" t="0"/>
                    <a:stretch>
                      <a:fillRect/>
                    </a:stretch>
                  </pic:blipFill>
                  <pic:spPr>
                    <a:xfrm>
                      <a:off x="0" y="0"/>
                      <a:ext cx="5256447" cy="632967"/>
                    </a:xfrm>
                    <a:prstGeom prst="rect"/>
                    <a:ln/>
                  </pic:spPr>
                </pic:pic>
              </a:graphicData>
            </a:graphic>
          </wp:inline>
        </w:drawing>
      </w:r>
      <w:r w:rsidDel="00000000" w:rsidR="00000000" w:rsidRPr="00000000">
        <w:rPr>
          <w:rtl w:val="0"/>
        </w:rPr>
      </w:r>
    </w:p>
    <w:p w:rsidR="00000000" w:rsidDel="00000000" w:rsidP="00000000" w:rsidRDefault="00000000" w:rsidRPr="00000000" w14:paraId="000006C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r>
    </w:p>
    <w:p w:rsidR="00000000" w:rsidDel="00000000" w:rsidP="00000000" w:rsidRDefault="00000000" w:rsidRPr="00000000" w14:paraId="000006CF">
      <w:pPr>
        <w:jc w:val="center"/>
        <w:rPr/>
      </w:pPr>
      <w:r w:rsidDel="00000000" w:rsidR="00000000" w:rsidRPr="00000000">
        <w:rPr/>
        <w:drawing>
          <wp:inline distB="0" distT="0" distL="0" distR="0">
            <wp:extent cx="5258800" cy="3271182"/>
            <wp:effectExtent b="0" l="0" r="0" t="0"/>
            <wp:docPr id="2126535840" name="image109.png"/>
            <a:graphic>
              <a:graphicData uri="http://schemas.openxmlformats.org/drawingml/2006/picture">
                <pic:pic>
                  <pic:nvPicPr>
                    <pic:cNvPr id="0" name="image109.png"/>
                    <pic:cNvPicPr preferRelativeResize="0"/>
                  </pic:nvPicPr>
                  <pic:blipFill>
                    <a:blip r:embed="rId106"/>
                    <a:srcRect b="0" l="0" r="0" t="0"/>
                    <a:stretch>
                      <a:fillRect/>
                    </a:stretch>
                  </pic:blipFill>
                  <pic:spPr>
                    <a:xfrm>
                      <a:off x="0" y="0"/>
                      <a:ext cx="5258800" cy="3271182"/>
                    </a:xfrm>
                    <a:prstGeom prst="rect"/>
                    <a:ln/>
                  </pic:spPr>
                </pic:pic>
              </a:graphicData>
            </a:graphic>
          </wp:inline>
        </w:drawing>
      </w:r>
      <w:r w:rsidDel="00000000" w:rsidR="00000000" w:rsidRPr="00000000">
        <w:rPr>
          <w:rtl w:val="0"/>
        </w:rPr>
      </w:r>
    </w:p>
    <w:p w:rsidR="00000000" w:rsidDel="00000000" w:rsidP="00000000" w:rsidRDefault="00000000" w:rsidRPr="00000000" w14:paraId="000006D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6D1">
      <w:pPr>
        <w:jc w:val="center"/>
        <w:rPr/>
      </w:pPr>
      <w:r w:rsidDel="00000000" w:rsidR="00000000" w:rsidRPr="00000000">
        <w:rPr/>
        <w:drawing>
          <wp:inline distB="0" distT="0" distL="0" distR="0">
            <wp:extent cx="5256000" cy="1193169"/>
            <wp:effectExtent b="0" l="0" r="0" t="0"/>
            <wp:docPr id="2126535843" name="image102.png"/>
            <a:graphic>
              <a:graphicData uri="http://schemas.openxmlformats.org/drawingml/2006/picture">
                <pic:pic>
                  <pic:nvPicPr>
                    <pic:cNvPr id="0" name="image102.png"/>
                    <pic:cNvPicPr preferRelativeResize="0"/>
                  </pic:nvPicPr>
                  <pic:blipFill>
                    <a:blip r:embed="rId107"/>
                    <a:srcRect b="0" l="0" r="0" t="0"/>
                    <a:stretch>
                      <a:fillRect/>
                    </a:stretch>
                  </pic:blipFill>
                  <pic:spPr>
                    <a:xfrm>
                      <a:off x="0" y="0"/>
                      <a:ext cx="5256000" cy="1193169"/>
                    </a:xfrm>
                    <a:prstGeom prst="rect"/>
                    <a:ln/>
                  </pic:spPr>
                </pic:pic>
              </a:graphicData>
            </a:graphic>
          </wp:inline>
        </w:drawing>
      </w:r>
      <w:r w:rsidDel="00000000" w:rsidR="00000000" w:rsidRPr="00000000">
        <w:rPr>
          <w:rtl w:val="0"/>
        </w:rPr>
      </w:r>
    </w:p>
    <w:p w:rsidR="00000000" w:rsidDel="00000000" w:rsidP="00000000" w:rsidRDefault="00000000" w:rsidRPr="00000000" w14:paraId="000006D2">
      <w:pPr>
        <w:rPr/>
      </w:pPr>
      <w:r w:rsidDel="00000000" w:rsidR="00000000" w:rsidRPr="00000000">
        <w:rPr>
          <w:rtl w:val="0"/>
        </w:rPr>
      </w:r>
    </w:p>
    <w:p w:rsidR="00000000" w:rsidDel="00000000" w:rsidP="00000000" w:rsidRDefault="00000000" w:rsidRPr="00000000" w14:paraId="000006D3">
      <w:pPr>
        <w:pStyle w:val="Heading3"/>
        <w:rPr/>
      </w:pPr>
      <w:r w:rsidDel="00000000" w:rsidR="00000000" w:rsidRPr="00000000">
        <w:rPr>
          <w:rtl w:val="0"/>
        </w:rPr>
        <w:t xml:space="preserve">Learning Outcomes:</w:t>
      </w:r>
    </w:p>
    <w:tbl>
      <w:tblPr>
        <w:tblStyle w:val="Table21"/>
        <w:tblW w:w="9016.0" w:type="dxa"/>
        <w:jc w:val="left"/>
        <w:tblBorders>
          <w:top w:color="000000" w:space="0" w:sz="0" w:val="nil"/>
          <w:left w:color="000000" w:space="0" w:sz="0" w:val="nil"/>
          <w:bottom w:color="000000" w:space="0" w:sz="0" w:val="nil"/>
          <w:right w:color="000000" w:space="0" w:sz="0" w:val="nil"/>
          <w:insideH w:color="000000" w:space="0" w:sz="4" w:val="dotted"/>
          <w:insideV w:color="000000" w:space="0" w:sz="0" w:val="nil"/>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6D4">
            <w:pPr>
              <w:rPr/>
            </w:pPr>
            <w:r w:rsidDel="00000000" w:rsidR="00000000" w:rsidRPr="00000000">
              <w:rPr>
                <w:rtl w:val="0"/>
              </w:rPr>
            </w:r>
          </w:p>
        </w:tc>
      </w:tr>
      <w:tr>
        <w:trPr>
          <w:cantSplit w:val="0"/>
          <w:tblHeader w:val="0"/>
        </w:trPr>
        <w:tc>
          <w:tcPr/>
          <w:p w:rsidR="00000000" w:rsidDel="00000000" w:rsidP="00000000" w:rsidRDefault="00000000" w:rsidRPr="00000000" w14:paraId="000006D5">
            <w:pPr>
              <w:rPr/>
            </w:pPr>
            <w:r w:rsidDel="00000000" w:rsidR="00000000" w:rsidRPr="00000000">
              <w:rPr>
                <w:rtl w:val="0"/>
              </w:rPr>
            </w:r>
          </w:p>
        </w:tc>
      </w:tr>
      <w:tr>
        <w:trPr>
          <w:cantSplit w:val="0"/>
          <w:tblHeader w:val="0"/>
        </w:trPr>
        <w:tc>
          <w:tcPr/>
          <w:p w:rsidR="00000000" w:rsidDel="00000000" w:rsidP="00000000" w:rsidRDefault="00000000" w:rsidRPr="00000000" w14:paraId="000006D6">
            <w:pPr>
              <w:rPr/>
            </w:pPr>
            <w:r w:rsidDel="00000000" w:rsidR="00000000" w:rsidRPr="00000000">
              <w:rPr>
                <w:rtl w:val="0"/>
              </w:rPr>
            </w:r>
          </w:p>
        </w:tc>
      </w:tr>
      <w:tr>
        <w:trPr>
          <w:cantSplit w:val="0"/>
          <w:tblHeader w:val="0"/>
        </w:trPr>
        <w:tc>
          <w:tcPr/>
          <w:p w:rsidR="00000000" w:rsidDel="00000000" w:rsidP="00000000" w:rsidRDefault="00000000" w:rsidRPr="00000000" w14:paraId="000006D7">
            <w:pPr>
              <w:rPr/>
            </w:pPr>
            <w:r w:rsidDel="00000000" w:rsidR="00000000" w:rsidRPr="00000000">
              <w:rPr>
                <w:rtl w:val="0"/>
              </w:rPr>
            </w:r>
          </w:p>
        </w:tc>
      </w:tr>
      <w:tr>
        <w:trPr>
          <w:cantSplit w:val="0"/>
          <w:tblHeader w:val="0"/>
        </w:trPr>
        <w:tc>
          <w:tcPr/>
          <w:p w:rsidR="00000000" w:rsidDel="00000000" w:rsidP="00000000" w:rsidRDefault="00000000" w:rsidRPr="00000000" w14:paraId="000006D8">
            <w:pPr>
              <w:rPr/>
            </w:pPr>
            <w:r w:rsidDel="00000000" w:rsidR="00000000" w:rsidRPr="00000000">
              <w:rPr>
                <w:rtl w:val="0"/>
              </w:rPr>
            </w:r>
          </w:p>
        </w:tc>
      </w:tr>
      <w:tr>
        <w:trPr>
          <w:cantSplit w:val="0"/>
          <w:tblHeader w:val="0"/>
        </w:trPr>
        <w:tc>
          <w:tcPr/>
          <w:p w:rsidR="00000000" w:rsidDel="00000000" w:rsidP="00000000" w:rsidRDefault="00000000" w:rsidRPr="00000000" w14:paraId="000006D9">
            <w:pPr>
              <w:rPr/>
            </w:pPr>
            <w:r w:rsidDel="00000000" w:rsidR="00000000" w:rsidRPr="00000000">
              <w:rPr>
                <w:rtl w:val="0"/>
              </w:rPr>
            </w:r>
          </w:p>
        </w:tc>
      </w:tr>
    </w:tbl>
    <w:p w:rsidR="00000000" w:rsidDel="00000000" w:rsidP="00000000" w:rsidRDefault="00000000" w:rsidRPr="00000000" w14:paraId="000006DA">
      <w:pPr>
        <w:rPr/>
      </w:pPr>
      <w:r w:rsidDel="00000000" w:rsidR="00000000" w:rsidRPr="00000000">
        <w:rPr>
          <w:rtl w:val="0"/>
        </w:rPr>
      </w:r>
    </w:p>
    <w:p w:rsidR="00000000" w:rsidDel="00000000" w:rsidP="00000000" w:rsidRDefault="00000000" w:rsidRPr="00000000" w14:paraId="000006DB">
      <w:pPr>
        <w:rPr/>
      </w:pPr>
      <w:r w:rsidDel="00000000" w:rsidR="00000000" w:rsidRPr="00000000">
        <w:br w:type="page"/>
      </w:r>
      <w:r w:rsidDel="00000000" w:rsidR="00000000" w:rsidRPr="00000000">
        <w:rPr>
          <w:rtl w:val="0"/>
        </w:rPr>
      </w:r>
    </w:p>
    <w:p w:rsidR="00000000" w:rsidDel="00000000" w:rsidP="00000000" w:rsidRDefault="00000000" w:rsidRPr="00000000" w14:paraId="000006DC">
      <w:pPr>
        <w:pStyle w:val="Heading1"/>
        <w:rPr/>
      </w:pPr>
      <w:r w:rsidDel="00000000" w:rsidR="00000000" w:rsidRPr="00000000">
        <w:rPr>
          <w:rtl w:val="0"/>
        </w:rPr>
        <w:t xml:space="preserve">Experiment 11</w:t>
      </w:r>
    </w:p>
    <w:p w:rsidR="00000000" w:rsidDel="00000000" w:rsidP="00000000" w:rsidRDefault="00000000" w:rsidRPr="00000000" w14:paraId="000006DD">
      <w:pPr>
        <w:pStyle w:val="Heading2"/>
        <w:rPr/>
      </w:pPr>
      <w:r w:rsidDel="00000000" w:rsidR="00000000" w:rsidRPr="00000000">
        <w:rPr>
          <w:rtl w:val="0"/>
        </w:rPr>
        <w:t xml:space="preserve">Experiment 11:</w:t>
      </w:r>
      <w:r w:rsidDel="00000000" w:rsidR="00000000" w:rsidRPr="00000000">
        <w:rPr>
          <w:rFonts w:ascii="Arial" w:cs="Arial" w:eastAsia="Arial" w:hAnsi="Arial"/>
          <w:b w:val="0"/>
          <w:color w:val="000000"/>
          <w:sz w:val="22"/>
          <w:szCs w:val="22"/>
          <w:rtl w:val="0"/>
        </w:rPr>
        <w:t xml:space="preserve"> </w:t>
      </w:r>
      <w:r w:rsidDel="00000000" w:rsidR="00000000" w:rsidRPr="00000000">
        <w:rPr>
          <w:rtl w:val="0"/>
        </w:rPr>
        <w:t xml:space="preserve">Develop a program to calculate the maximum recorded temperature year wise for the weather data set.</w:t>
      </w:r>
    </w:p>
    <w:p w:rsidR="00000000" w:rsidDel="00000000" w:rsidP="00000000" w:rsidRDefault="00000000" w:rsidRPr="00000000" w14:paraId="000006DE">
      <w:pPr>
        <w:pStyle w:val="Heading3"/>
        <w:rPr/>
      </w:pPr>
      <w:r w:rsidDel="00000000" w:rsidR="00000000" w:rsidRPr="00000000">
        <w:rPr>
          <w:rtl w:val="0"/>
        </w:rPr>
        <w:t xml:space="preserve">Theory:</w:t>
      </w:r>
    </w:p>
    <w:tbl>
      <w:tblPr>
        <w:tblStyle w:val="Table22"/>
        <w:tblW w:w="9016.0" w:type="dxa"/>
        <w:jc w:val="left"/>
        <w:tblBorders>
          <w:top w:color="000000" w:space="0" w:sz="0" w:val="nil"/>
          <w:left w:color="000000" w:space="0" w:sz="0" w:val="nil"/>
          <w:bottom w:color="000000" w:space="0" w:sz="0" w:val="nil"/>
          <w:right w:color="000000" w:space="0" w:sz="0" w:val="nil"/>
          <w:insideH w:color="000000" w:space="0" w:sz="4" w:val="dotted"/>
          <w:insideV w:color="000000" w:space="0" w:sz="0" w:val="nil"/>
        </w:tblBorders>
        <w:tblLayout w:type="fixed"/>
        <w:tblLook w:val="0400"/>
      </w:tblPr>
      <w:tblGrid>
        <w:gridCol w:w="9016"/>
        <w:tblGridChange w:id="0">
          <w:tblGrid>
            <w:gridCol w:w="9016"/>
          </w:tblGrid>
        </w:tblGridChange>
      </w:tblGrid>
      <w:tr>
        <w:trPr>
          <w:cantSplit w:val="0"/>
          <w:trHeight w:val="454" w:hRule="atLeast"/>
          <w:tblHeader w:val="0"/>
        </w:trPr>
        <w:tc>
          <w:tcPr>
            <w:tcBorders>
              <w:top w:color="000000" w:space="0" w:sz="4" w:val="dotted"/>
              <w:bottom w:color="000000" w:space="0" w:sz="4" w:val="dotted"/>
            </w:tcBorders>
          </w:tcPr>
          <w:p w:rsidR="00000000" w:rsidDel="00000000" w:rsidP="00000000" w:rsidRDefault="00000000" w:rsidRPr="00000000" w14:paraId="000006DF">
            <w:pPr>
              <w:rPr/>
            </w:pPr>
            <w:r w:rsidDel="00000000" w:rsidR="00000000" w:rsidRPr="00000000">
              <w:rPr>
                <w:rtl w:val="0"/>
              </w:rPr>
            </w:r>
          </w:p>
        </w:tc>
      </w:tr>
      <w:tr>
        <w:trPr>
          <w:cantSplit w:val="0"/>
          <w:trHeight w:val="454" w:hRule="atLeast"/>
          <w:tblHeader w:val="0"/>
        </w:trPr>
        <w:tc>
          <w:tcPr>
            <w:tcBorders>
              <w:top w:color="000000" w:space="0" w:sz="4" w:val="dotted"/>
            </w:tcBorders>
          </w:tcPr>
          <w:p w:rsidR="00000000" w:rsidDel="00000000" w:rsidP="00000000" w:rsidRDefault="00000000" w:rsidRPr="00000000" w14:paraId="000006E0">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E1">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E2">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E3">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E4">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E5">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E6">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E7">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E8">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E9">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EA">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EB">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EC">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ED">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EE">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EF">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F0">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F1">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F2">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F3">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F4">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F5">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6F6">
            <w:pPr>
              <w:rPr/>
            </w:pPr>
            <w:r w:rsidDel="00000000" w:rsidR="00000000" w:rsidRPr="00000000">
              <w:rPr>
                <w:rtl w:val="0"/>
              </w:rPr>
            </w:r>
          </w:p>
        </w:tc>
      </w:tr>
    </w:tbl>
    <w:p w:rsidR="00000000" w:rsidDel="00000000" w:rsidP="00000000" w:rsidRDefault="00000000" w:rsidRPr="00000000" w14:paraId="000006F7">
      <w:pPr>
        <w:pStyle w:val="Heading3"/>
        <w:spacing w:after="0" w:lineRule="auto"/>
        <w:rPr/>
      </w:pPr>
      <w:r w:rsidDel="00000000" w:rsidR="00000000" w:rsidRPr="00000000">
        <w:rPr>
          <w:rtl w:val="0"/>
        </w:rPr>
        <w:t xml:space="preserve">Code:</w:t>
      </w:r>
    </w:p>
    <w:p w:rsidR="00000000" w:rsidDel="00000000" w:rsidP="00000000" w:rsidRDefault="00000000" w:rsidRPr="00000000" w14:paraId="000006F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java.io.IOException;</w:t>
      </w:r>
    </w:p>
    <w:p w:rsidR="00000000" w:rsidDel="00000000" w:rsidP="00000000" w:rsidRDefault="00000000" w:rsidRPr="00000000" w14:paraId="000006F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org.apache.hadoop.conf.Configuration;</w:t>
      </w:r>
    </w:p>
    <w:p w:rsidR="00000000" w:rsidDel="00000000" w:rsidP="00000000" w:rsidRDefault="00000000" w:rsidRPr="00000000" w14:paraId="000006F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org.apache.hadoop.fs.Path;</w:t>
      </w:r>
    </w:p>
    <w:p w:rsidR="00000000" w:rsidDel="00000000" w:rsidP="00000000" w:rsidRDefault="00000000" w:rsidRPr="00000000" w14:paraId="000006F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org.apache.hadoop.io.IntWritable;</w:t>
      </w:r>
    </w:p>
    <w:p w:rsidR="00000000" w:rsidDel="00000000" w:rsidP="00000000" w:rsidRDefault="00000000" w:rsidRPr="00000000" w14:paraId="000006F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org.apache.hadoop.io.Text;</w:t>
      </w:r>
    </w:p>
    <w:p w:rsidR="00000000" w:rsidDel="00000000" w:rsidP="00000000" w:rsidRDefault="00000000" w:rsidRPr="00000000" w14:paraId="000006F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org.apache.hadoop.mapreduce.Job;</w:t>
      </w:r>
    </w:p>
    <w:p w:rsidR="00000000" w:rsidDel="00000000" w:rsidP="00000000" w:rsidRDefault="00000000" w:rsidRPr="00000000" w14:paraId="000006F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org.apache.hadoop.mapreduce.Mapper;</w:t>
      </w:r>
    </w:p>
    <w:p w:rsidR="00000000" w:rsidDel="00000000" w:rsidP="00000000" w:rsidRDefault="00000000" w:rsidRPr="00000000" w14:paraId="000006F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org.apache.hadoop.mapreduce.Reducer;</w:t>
      </w:r>
    </w:p>
    <w:p w:rsidR="00000000" w:rsidDel="00000000" w:rsidP="00000000" w:rsidRDefault="00000000" w:rsidRPr="00000000" w14:paraId="0000070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org.apache.hadoop.mapreduce.lib.input.FileInputFormat;</w:t>
      </w:r>
    </w:p>
    <w:p w:rsidR="00000000" w:rsidDel="00000000" w:rsidP="00000000" w:rsidRDefault="00000000" w:rsidRPr="00000000" w14:paraId="0000070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org.apache.hadoop.mapreduce.lib.output.FileOutputFormat;</w:t>
      </w:r>
    </w:p>
    <w:p w:rsidR="00000000" w:rsidDel="00000000" w:rsidP="00000000" w:rsidRDefault="00000000" w:rsidRPr="00000000" w14:paraId="00000702">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0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MaxTemperature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04">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0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Mapper Class</w:t>
      </w:r>
      <w:r w:rsidDel="00000000" w:rsidR="00000000" w:rsidRPr="00000000">
        <w:rPr>
          <w:rtl w:val="0"/>
        </w:rPr>
      </w:r>
    </w:p>
    <w:p w:rsidR="00000000" w:rsidDel="00000000" w:rsidP="00000000" w:rsidRDefault="00000000" w:rsidRPr="00000000" w14:paraId="0000070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MaxTempMapper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Mapper</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Object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&gt; {</w:t>
      </w:r>
    </w:p>
    <w:p w:rsidR="00000000" w:rsidDel="00000000" w:rsidP="00000000" w:rsidRDefault="00000000" w:rsidRPr="00000000" w14:paraId="0000070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map</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Object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key</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value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IOException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InterruptedException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0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columns</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value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toString</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split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ee0000"/>
          <w:sz w:val="21"/>
          <w:szCs w:val="21"/>
          <w:rtl w:val="0"/>
        </w:rPr>
        <w:t xml:space="preserve">\\</w:t>
      </w:r>
      <w:r w:rsidDel="00000000" w:rsidR="00000000" w:rsidRPr="00000000">
        <w:rPr>
          <w:rFonts w:ascii="Consolas" w:cs="Consolas" w:eastAsia="Consolas" w:hAnsi="Consolas"/>
          <w:color w:val="a31515"/>
          <w:sz w:val="21"/>
          <w:szCs w:val="21"/>
          <w:rtl w:val="0"/>
        </w:rPr>
        <w:t xml:space="preserve">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Split by whitespace</w:t>
      </w:r>
      <w:r w:rsidDel="00000000" w:rsidR="00000000" w:rsidRPr="00000000">
        <w:rPr>
          <w:rtl w:val="0"/>
        </w:rPr>
      </w:r>
    </w:p>
    <w:p w:rsidR="00000000" w:rsidDel="00000000" w:rsidP="00000000" w:rsidRDefault="00000000" w:rsidRPr="00000000" w14:paraId="00000709">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0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columns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length</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98658"/>
          <w:sz w:val="21"/>
          <w:szCs w:val="21"/>
          <w:rtl w:val="0"/>
        </w:rPr>
        <w:t xml:space="preserve">3</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Skip invalid lines</w:t>
      </w:r>
      <w:r w:rsidDel="00000000" w:rsidR="00000000" w:rsidRPr="00000000">
        <w:rPr>
          <w:rtl w:val="0"/>
        </w:rPr>
      </w:r>
    </w:p>
    <w:p w:rsidR="00000000" w:rsidDel="00000000" w:rsidP="00000000" w:rsidRDefault="00000000" w:rsidRPr="00000000" w14:paraId="0000070B">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0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year</w:t>
      </w:r>
      <w:r w:rsidDel="00000000" w:rsidR="00000000" w:rsidRPr="00000000">
        <w:rPr>
          <w:rFonts w:ascii="Consolas" w:cs="Consolas" w:eastAsia="Consolas" w:hAnsi="Consolas"/>
          <w:color w:val="000000"/>
          <w:sz w:val="21"/>
          <w:szCs w:val="21"/>
          <w:rtl w:val="0"/>
        </w:rPr>
        <w:t xml:space="preserve"> = columns[</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Extract year</w:t>
      </w:r>
      <w:r w:rsidDel="00000000" w:rsidR="00000000" w:rsidRPr="00000000">
        <w:rPr>
          <w:rtl w:val="0"/>
        </w:rPr>
      </w:r>
    </w:p>
    <w:p w:rsidR="00000000" w:rsidDel="00000000" w:rsidP="00000000" w:rsidRDefault="00000000" w:rsidRPr="00000000" w14:paraId="0000070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month</w:t>
      </w:r>
      <w:r w:rsidDel="00000000" w:rsidR="00000000" w:rsidRPr="00000000">
        <w:rPr>
          <w:rFonts w:ascii="Consolas" w:cs="Consolas" w:eastAsia="Consolas" w:hAnsi="Consolas"/>
          <w:color w:val="000000"/>
          <w:sz w:val="21"/>
          <w:szCs w:val="21"/>
          <w:rtl w:val="0"/>
        </w:rPr>
        <w:t xml:space="preserve"> = columns[</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Extract month</w:t>
      </w:r>
      <w:r w:rsidDel="00000000" w:rsidR="00000000" w:rsidRPr="00000000">
        <w:rPr>
          <w:rtl w:val="0"/>
        </w:rPr>
      </w:r>
    </w:p>
    <w:p w:rsidR="00000000" w:rsidDel="00000000" w:rsidP="00000000" w:rsidRDefault="00000000" w:rsidRPr="00000000" w14:paraId="0000070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temp</w:t>
      </w:r>
      <w:r w:rsidDel="00000000" w:rsidR="00000000" w:rsidRPr="00000000">
        <w:rPr>
          <w:rFonts w:ascii="Consolas" w:cs="Consolas" w:eastAsia="Consolas" w:hAnsi="Consolas"/>
          <w:color w:val="000000"/>
          <w:sz w:val="21"/>
          <w:szCs w:val="21"/>
          <w:rtl w:val="0"/>
        </w:rPr>
        <w:t xml:space="preserve"> = columns[</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Extract temperature</w:t>
      </w:r>
      <w:r w:rsidDel="00000000" w:rsidR="00000000" w:rsidRPr="00000000">
        <w:rPr>
          <w:rtl w:val="0"/>
        </w:rPr>
      </w:r>
    </w:p>
    <w:p w:rsidR="00000000" w:rsidDel="00000000" w:rsidP="00000000" w:rsidRDefault="00000000" w:rsidRPr="00000000" w14:paraId="0000070F">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1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write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Text</w:t>
      </w:r>
      <w:r w:rsidDel="00000000" w:rsidR="00000000" w:rsidRPr="00000000">
        <w:rPr>
          <w:rFonts w:ascii="Consolas" w:cs="Consolas" w:eastAsia="Consolas" w:hAnsi="Consolas"/>
          <w:color w:val="000000"/>
          <w:sz w:val="21"/>
          <w:szCs w:val="21"/>
          <w:rtl w:val="0"/>
        </w:rPr>
        <w:t xml:space="preserve">(year),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Text</w:t>
      </w:r>
      <w:r w:rsidDel="00000000" w:rsidR="00000000" w:rsidRPr="00000000">
        <w:rPr>
          <w:rFonts w:ascii="Consolas" w:cs="Consolas" w:eastAsia="Consolas" w:hAnsi="Consolas"/>
          <w:color w:val="000000"/>
          <w:sz w:val="21"/>
          <w:szCs w:val="21"/>
          <w:rtl w:val="0"/>
        </w:rPr>
        <w:t xml:space="preserve">(month + </w:t>
      </w:r>
      <w:r w:rsidDel="00000000" w:rsidR="00000000" w:rsidRPr="00000000">
        <w:rPr>
          <w:rFonts w:ascii="Consolas" w:cs="Consolas" w:eastAsia="Consolas" w:hAnsi="Consolas"/>
          <w:color w:val="a31515"/>
          <w:sz w:val="21"/>
          <w:szCs w:val="21"/>
          <w:rtl w:val="0"/>
        </w:rPr>
        <w:t xml:space="preserve">"_"</w:t>
      </w:r>
      <w:r w:rsidDel="00000000" w:rsidR="00000000" w:rsidRPr="00000000">
        <w:rPr>
          <w:rFonts w:ascii="Consolas" w:cs="Consolas" w:eastAsia="Consolas" w:hAnsi="Consolas"/>
          <w:color w:val="000000"/>
          <w:sz w:val="21"/>
          <w:szCs w:val="21"/>
          <w:rtl w:val="0"/>
        </w:rPr>
        <w:t xml:space="preserve"> + temp)); </w:t>
      </w:r>
      <w:r w:rsidDel="00000000" w:rsidR="00000000" w:rsidRPr="00000000">
        <w:rPr>
          <w:rFonts w:ascii="Consolas" w:cs="Consolas" w:eastAsia="Consolas" w:hAnsi="Consolas"/>
          <w:color w:val="008000"/>
          <w:sz w:val="21"/>
          <w:szCs w:val="21"/>
          <w:rtl w:val="0"/>
        </w:rPr>
        <w:t xml:space="preserve">// Emit (year, month_temperature)</w:t>
      </w:r>
      <w:r w:rsidDel="00000000" w:rsidR="00000000" w:rsidRPr="00000000">
        <w:rPr>
          <w:rtl w:val="0"/>
        </w:rPr>
      </w:r>
    </w:p>
    <w:p w:rsidR="00000000" w:rsidDel="00000000" w:rsidP="00000000" w:rsidRDefault="00000000" w:rsidRPr="00000000" w14:paraId="0000071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1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13">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1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Reducer Class</w:t>
      </w:r>
      <w:r w:rsidDel="00000000" w:rsidR="00000000" w:rsidRPr="00000000">
        <w:rPr>
          <w:rtl w:val="0"/>
        </w:rPr>
      </w:r>
    </w:p>
    <w:p w:rsidR="00000000" w:rsidDel="00000000" w:rsidP="00000000" w:rsidRDefault="00000000" w:rsidRPr="00000000" w14:paraId="0000071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MaxTempReducer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Reducer</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IntWritable</w:t>
      </w:r>
      <w:r w:rsidDel="00000000" w:rsidR="00000000" w:rsidRPr="00000000">
        <w:rPr>
          <w:rFonts w:ascii="Consolas" w:cs="Consolas" w:eastAsia="Consolas" w:hAnsi="Consolas"/>
          <w:color w:val="000000"/>
          <w:sz w:val="21"/>
          <w:szCs w:val="21"/>
          <w:rtl w:val="0"/>
        </w:rPr>
        <w:t xml:space="preserve">&gt; {</w:t>
      </w:r>
    </w:p>
    <w:p w:rsidR="00000000" w:rsidDel="00000000" w:rsidP="00000000" w:rsidRDefault="00000000" w:rsidRPr="00000000" w14:paraId="0000071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reduce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key</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Iterable</w:t>
      </w:r>
      <w:r w:rsidDel="00000000" w:rsidR="00000000" w:rsidRPr="00000000">
        <w:rPr>
          <w:rFonts w:ascii="Consolas" w:cs="Consolas" w:eastAsia="Consolas" w:hAnsi="Consolas"/>
          <w:color w:val="000000"/>
          <w:sz w:val="21"/>
          <w:szCs w:val="21"/>
          <w:rtl w:val="0"/>
        </w:rPr>
        <w:t xml:space="preserve">&lt;</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&gt; </w:t>
      </w:r>
      <w:r w:rsidDel="00000000" w:rsidR="00000000" w:rsidRPr="00000000">
        <w:rPr>
          <w:rFonts w:ascii="Consolas" w:cs="Consolas" w:eastAsia="Consolas" w:hAnsi="Consolas"/>
          <w:color w:val="001080"/>
          <w:sz w:val="21"/>
          <w:szCs w:val="21"/>
          <w:rtl w:val="0"/>
        </w:rPr>
        <w:t xml:space="preserve">values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IOException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InterruptedException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1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maxTemp</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Integer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MIN_VALUE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1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maxMonth</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19">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1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val</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000000"/>
          <w:sz w:val="21"/>
          <w:szCs w:val="21"/>
          <w:rtl w:val="0"/>
        </w:rPr>
        <w:t xml:space="preserve"> values) {</w:t>
      </w:r>
    </w:p>
    <w:p w:rsidR="00000000" w:rsidDel="00000000" w:rsidP="00000000" w:rsidRDefault="00000000" w:rsidRPr="00000000" w14:paraId="0000071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parts</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val</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toString</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split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"_"</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1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month</w:t>
      </w:r>
      <w:r w:rsidDel="00000000" w:rsidR="00000000" w:rsidRPr="00000000">
        <w:rPr>
          <w:rFonts w:ascii="Consolas" w:cs="Consolas" w:eastAsia="Consolas" w:hAnsi="Consolas"/>
          <w:color w:val="000000"/>
          <w:sz w:val="21"/>
          <w:szCs w:val="21"/>
          <w:rtl w:val="0"/>
        </w:rPr>
        <w:t xml:space="preserve"> = parts[</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1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temperature</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Integer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parseInt</w:t>
      </w:r>
      <w:r w:rsidDel="00000000" w:rsidR="00000000" w:rsidRPr="00000000">
        <w:rPr>
          <w:rFonts w:ascii="Consolas" w:cs="Consolas" w:eastAsia="Consolas" w:hAnsi="Consolas"/>
          <w:color w:val="000000"/>
          <w:sz w:val="21"/>
          <w:szCs w:val="21"/>
          <w:rtl w:val="0"/>
        </w:rPr>
        <w:t xml:space="preserve">(parts[</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1E">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1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(temperature &gt; maxTemp) {</w:t>
      </w:r>
    </w:p>
    <w:p w:rsidR="00000000" w:rsidDel="00000000" w:rsidP="00000000" w:rsidRDefault="00000000" w:rsidRPr="00000000" w14:paraId="0000072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maxTemp = temperature;</w:t>
      </w:r>
    </w:p>
    <w:p w:rsidR="00000000" w:rsidDel="00000000" w:rsidP="00000000" w:rsidRDefault="00000000" w:rsidRPr="00000000" w14:paraId="0000072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maxMonth = month;</w:t>
      </w:r>
    </w:p>
    <w:p w:rsidR="00000000" w:rsidDel="00000000" w:rsidP="00000000" w:rsidRDefault="00000000" w:rsidRPr="00000000" w14:paraId="0000072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2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24">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2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Emit (Year, Month MaxTemperature)</w:t>
      </w:r>
      <w:r w:rsidDel="00000000" w:rsidR="00000000" w:rsidRPr="00000000">
        <w:rPr>
          <w:rtl w:val="0"/>
        </w:rPr>
      </w:r>
    </w:p>
    <w:p w:rsidR="00000000" w:rsidDel="00000000" w:rsidP="00000000" w:rsidRDefault="00000000" w:rsidRPr="00000000" w14:paraId="0000072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write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key</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toString</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31515"/>
          <w:sz w:val="21"/>
          <w:szCs w:val="21"/>
          <w:rtl w:val="0"/>
        </w:rPr>
        <w:t xml:space="preserve">" "</w:t>
      </w:r>
      <w:r w:rsidDel="00000000" w:rsidR="00000000" w:rsidRPr="00000000">
        <w:rPr>
          <w:rFonts w:ascii="Consolas" w:cs="Consolas" w:eastAsia="Consolas" w:hAnsi="Consolas"/>
          <w:color w:val="000000"/>
          <w:sz w:val="21"/>
          <w:szCs w:val="21"/>
          <w:rtl w:val="0"/>
        </w:rPr>
        <w:t xml:space="preserve"> + maxMonth),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IntWritable</w:t>
      </w:r>
      <w:r w:rsidDel="00000000" w:rsidR="00000000" w:rsidRPr="00000000">
        <w:rPr>
          <w:rFonts w:ascii="Consolas" w:cs="Consolas" w:eastAsia="Consolas" w:hAnsi="Consolas"/>
          <w:color w:val="000000"/>
          <w:sz w:val="21"/>
          <w:szCs w:val="21"/>
          <w:rtl w:val="0"/>
        </w:rPr>
        <w:t xml:space="preserve">(maxTemp));</w:t>
      </w:r>
    </w:p>
    <w:p w:rsidR="00000000" w:rsidDel="00000000" w:rsidP="00000000" w:rsidRDefault="00000000" w:rsidRPr="00000000" w14:paraId="0000072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2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29">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2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Main Method</w:t>
      </w:r>
      <w:r w:rsidDel="00000000" w:rsidR="00000000" w:rsidRPr="00000000">
        <w:rPr>
          <w:rtl w:val="0"/>
        </w:rPr>
      </w:r>
    </w:p>
    <w:p w:rsidR="00000000" w:rsidDel="00000000" w:rsidP="00000000" w:rsidRDefault="00000000" w:rsidRPr="00000000" w14:paraId="0000072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main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args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Exception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2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args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length</w:t>
      </w:r>
      <w:r w:rsidDel="00000000" w:rsidR="00000000" w:rsidRPr="00000000">
        <w:rPr>
          <w:rFonts w:ascii="Consolas" w:cs="Consolas" w:eastAsia="Consolas" w:hAnsi="Consolas"/>
          <w:color w:val="000000"/>
          <w:sz w:val="21"/>
          <w:szCs w:val="21"/>
          <w:rtl w:val="0"/>
        </w:rPr>
        <w:t xml:space="preserve"> &lt; </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2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err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println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"Usage: MaxTemperature &lt;input file&gt; &lt;output dir&gt;"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2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exit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2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30">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3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Configuration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conf</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Configuration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3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Job</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getInstance</w:t>
      </w:r>
      <w:r w:rsidDel="00000000" w:rsidR="00000000" w:rsidRPr="00000000">
        <w:rPr>
          <w:rFonts w:ascii="Consolas" w:cs="Consolas" w:eastAsia="Consolas" w:hAnsi="Consolas"/>
          <w:color w:val="000000"/>
          <w:sz w:val="21"/>
          <w:szCs w:val="21"/>
          <w:rtl w:val="0"/>
        </w:rPr>
        <w:t xml:space="preserve">(conf, </w:t>
      </w:r>
      <w:r w:rsidDel="00000000" w:rsidR="00000000" w:rsidRPr="00000000">
        <w:rPr>
          <w:rFonts w:ascii="Consolas" w:cs="Consolas" w:eastAsia="Consolas" w:hAnsi="Consolas"/>
          <w:color w:val="a31515"/>
          <w:sz w:val="21"/>
          <w:szCs w:val="21"/>
          <w:rtl w:val="0"/>
        </w:rPr>
        <w:t xml:space="preserve">"Max Temperature Finder"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33">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3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setJarByClass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MaxTemperature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3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setMapperClass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MaxTempMapper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3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setReducerClass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MaxTempReducer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37">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3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setMapOutputKeyClass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3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setMapOutputValueClass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3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setOutputKeyClass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3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setOutputValueClass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IntWritable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3C">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3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FileInputFormat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addInputPath</w:t>
      </w:r>
      <w:r w:rsidDel="00000000" w:rsidR="00000000" w:rsidRPr="00000000">
        <w:rPr>
          <w:rFonts w:ascii="Consolas" w:cs="Consolas" w:eastAsia="Consolas" w:hAnsi="Consolas"/>
          <w:color w:val="000000"/>
          <w:sz w:val="21"/>
          <w:szCs w:val="21"/>
          <w:rtl w:val="0"/>
        </w:rPr>
        <w:t xml:space="preserve">(job,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Path</w:t>
      </w:r>
      <w:r w:rsidDel="00000000" w:rsidR="00000000" w:rsidRPr="00000000">
        <w:rPr>
          <w:rFonts w:ascii="Consolas" w:cs="Consolas" w:eastAsia="Consolas" w:hAnsi="Consolas"/>
          <w:color w:val="000000"/>
          <w:sz w:val="21"/>
          <w:szCs w:val="21"/>
          <w:rtl w:val="0"/>
        </w:rPr>
        <w:t xml:space="preserve">(args[</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Input file path</w:t>
      </w:r>
      <w:r w:rsidDel="00000000" w:rsidR="00000000" w:rsidRPr="00000000">
        <w:rPr>
          <w:rtl w:val="0"/>
        </w:rPr>
      </w:r>
    </w:p>
    <w:p w:rsidR="00000000" w:rsidDel="00000000" w:rsidP="00000000" w:rsidRDefault="00000000" w:rsidRPr="00000000" w14:paraId="0000073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FileOutputFormat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setOutputPath</w:t>
      </w:r>
      <w:r w:rsidDel="00000000" w:rsidR="00000000" w:rsidRPr="00000000">
        <w:rPr>
          <w:rFonts w:ascii="Consolas" w:cs="Consolas" w:eastAsia="Consolas" w:hAnsi="Consolas"/>
          <w:color w:val="000000"/>
          <w:sz w:val="21"/>
          <w:szCs w:val="21"/>
          <w:rtl w:val="0"/>
        </w:rPr>
        <w:t xml:space="preserve">(job,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Path</w:t>
      </w:r>
      <w:r w:rsidDel="00000000" w:rsidR="00000000" w:rsidRPr="00000000">
        <w:rPr>
          <w:rFonts w:ascii="Consolas" w:cs="Consolas" w:eastAsia="Consolas" w:hAnsi="Consolas"/>
          <w:color w:val="000000"/>
          <w:sz w:val="21"/>
          <w:szCs w:val="21"/>
          <w:rtl w:val="0"/>
        </w:rPr>
        <w:t xml:space="preserve">(args[</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8000"/>
          <w:sz w:val="21"/>
          <w:szCs w:val="21"/>
          <w:rtl w:val="0"/>
        </w:rPr>
        <w:t xml:space="preserve">// Output directory</w:t>
      </w:r>
      <w:r w:rsidDel="00000000" w:rsidR="00000000" w:rsidRPr="00000000">
        <w:rPr>
          <w:rtl w:val="0"/>
        </w:rPr>
      </w:r>
    </w:p>
    <w:p w:rsidR="00000000" w:rsidDel="00000000" w:rsidP="00000000" w:rsidRDefault="00000000" w:rsidRPr="00000000" w14:paraId="0000073F">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4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exit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waitForCompletion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4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4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43">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44">
      <w:pPr>
        <w:shd w:fill="ffffff" w:val="clear"/>
        <w:spacing w:after="24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45">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46">
      <w:pPr>
        <w:rPr>
          <w:rFonts w:ascii="Consolas" w:cs="Consolas" w:eastAsia="Consolas" w:hAnsi="Consolas"/>
          <w:color w:val="000000"/>
          <w:sz w:val="19"/>
          <w:szCs w:val="19"/>
        </w:rPr>
      </w:pPr>
      <w:r w:rsidDel="00000000" w:rsidR="00000000" w:rsidRPr="00000000">
        <w:br w:type="page"/>
      </w:r>
      <w:r w:rsidDel="00000000" w:rsidR="00000000" w:rsidRPr="00000000">
        <w:rPr>
          <w:rtl w:val="0"/>
        </w:rPr>
      </w:r>
    </w:p>
    <w:p w:rsidR="00000000" w:rsidDel="00000000" w:rsidP="00000000" w:rsidRDefault="00000000" w:rsidRPr="00000000" w14:paraId="000007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748">
      <w:pPr>
        <w:jc w:val="center"/>
        <w:rPr/>
      </w:pPr>
      <w:r w:rsidDel="00000000" w:rsidR="00000000" w:rsidRPr="00000000">
        <w:rPr/>
        <w:drawing>
          <wp:inline distB="0" distT="0" distL="0" distR="0">
            <wp:extent cx="5256000" cy="843196"/>
            <wp:effectExtent b="0" l="0" r="0" t="0"/>
            <wp:docPr id="2126535750" name="image10.png"/>
            <a:graphic>
              <a:graphicData uri="http://schemas.openxmlformats.org/drawingml/2006/picture">
                <pic:pic>
                  <pic:nvPicPr>
                    <pic:cNvPr id="0" name="image10.png"/>
                    <pic:cNvPicPr preferRelativeResize="0"/>
                  </pic:nvPicPr>
                  <pic:blipFill>
                    <a:blip r:embed="rId108"/>
                    <a:srcRect b="0" l="0" r="0" t="0"/>
                    <a:stretch>
                      <a:fillRect/>
                    </a:stretch>
                  </pic:blipFill>
                  <pic:spPr>
                    <a:xfrm>
                      <a:off x="0" y="0"/>
                      <a:ext cx="5256000" cy="843196"/>
                    </a:xfrm>
                    <a:prstGeom prst="rect"/>
                    <a:ln/>
                  </pic:spPr>
                </pic:pic>
              </a:graphicData>
            </a:graphic>
          </wp:inline>
        </w:drawing>
      </w:r>
      <w:r w:rsidDel="00000000" w:rsidR="00000000" w:rsidRPr="00000000">
        <w:rPr>
          <w:rtl w:val="0"/>
        </w:rPr>
      </w:r>
    </w:p>
    <w:p w:rsidR="00000000" w:rsidDel="00000000" w:rsidP="00000000" w:rsidRDefault="00000000" w:rsidRPr="00000000" w14:paraId="00000749">
      <w:pPr>
        <w:jc w:val="center"/>
        <w:rPr/>
      </w:pPr>
      <w:r w:rsidDel="00000000" w:rsidR="00000000" w:rsidRPr="00000000">
        <w:rPr>
          <w:rtl w:val="0"/>
        </w:rPr>
      </w:r>
    </w:p>
    <w:p w:rsidR="00000000" w:rsidDel="00000000" w:rsidP="00000000" w:rsidRDefault="00000000" w:rsidRPr="00000000" w14:paraId="0000074A">
      <w:pPr>
        <w:jc w:val="center"/>
        <w:rPr/>
      </w:pPr>
      <w:r w:rsidDel="00000000" w:rsidR="00000000" w:rsidRPr="00000000">
        <w:rPr>
          <w:rtl w:val="0"/>
        </w:rPr>
      </w:r>
    </w:p>
    <w:p w:rsidR="00000000" w:rsidDel="00000000" w:rsidP="00000000" w:rsidRDefault="00000000" w:rsidRPr="00000000" w14:paraId="000007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74C">
      <w:pPr>
        <w:jc w:val="center"/>
        <w:rPr/>
      </w:pPr>
      <w:r w:rsidDel="00000000" w:rsidR="00000000" w:rsidRPr="00000000">
        <w:rPr/>
        <w:drawing>
          <wp:inline distB="0" distT="0" distL="0" distR="0">
            <wp:extent cx="5256000" cy="3534669"/>
            <wp:effectExtent b="0" l="0" r="0" t="0"/>
            <wp:docPr id="2126535749" name="image9.png"/>
            <a:graphic>
              <a:graphicData uri="http://schemas.openxmlformats.org/drawingml/2006/picture">
                <pic:pic>
                  <pic:nvPicPr>
                    <pic:cNvPr id="0" name="image9.png"/>
                    <pic:cNvPicPr preferRelativeResize="0"/>
                  </pic:nvPicPr>
                  <pic:blipFill>
                    <a:blip r:embed="rId109"/>
                    <a:srcRect b="0" l="0" r="0" t="0"/>
                    <a:stretch>
                      <a:fillRect/>
                    </a:stretch>
                  </pic:blipFill>
                  <pic:spPr>
                    <a:xfrm>
                      <a:off x="0" y="0"/>
                      <a:ext cx="5256000" cy="3534669"/>
                    </a:xfrm>
                    <a:prstGeom prst="rect"/>
                    <a:ln/>
                  </pic:spPr>
                </pic:pic>
              </a:graphicData>
            </a:graphic>
          </wp:inline>
        </w:drawing>
      </w:r>
      <w:r w:rsidDel="00000000" w:rsidR="00000000" w:rsidRPr="00000000">
        <w:rPr>
          <w:rtl w:val="0"/>
        </w:rPr>
      </w:r>
    </w:p>
    <w:p w:rsidR="00000000" w:rsidDel="00000000" w:rsidP="00000000" w:rsidRDefault="00000000" w:rsidRPr="00000000" w14:paraId="0000074D">
      <w:pPr>
        <w:jc w:val="center"/>
        <w:rPr/>
      </w:pPr>
      <w:r w:rsidDel="00000000" w:rsidR="00000000" w:rsidRPr="00000000">
        <w:rPr>
          <w:rtl w:val="0"/>
        </w:rPr>
      </w:r>
    </w:p>
    <w:p w:rsidR="00000000" w:rsidDel="00000000" w:rsidP="00000000" w:rsidRDefault="00000000" w:rsidRPr="00000000" w14:paraId="0000074E">
      <w:pPr>
        <w:jc w:val="center"/>
        <w:rPr/>
      </w:pPr>
      <w:r w:rsidDel="00000000" w:rsidR="00000000" w:rsidRPr="00000000">
        <w:rPr>
          <w:rtl w:val="0"/>
        </w:rPr>
      </w:r>
    </w:p>
    <w:p w:rsidR="00000000" w:rsidDel="00000000" w:rsidP="00000000" w:rsidRDefault="00000000" w:rsidRPr="00000000" w14:paraId="0000074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750">
      <w:pPr>
        <w:jc w:val="center"/>
        <w:rPr/>
      </w:pPr>
      <w:r w:rsidDel="00000000" w:rsidR="00000000" w:rsidRPr="00000000">
        <w:rPr/>
        <w:drawing>
          <wp:inline distB="0" distT="0" distL="0" distR="0">
            <wp:extent cx="5256000" cy="955583"/>
            <wp:effectExtent b="0" l="0" r="0" t="0"/>
            <wp:docPr id="2126535753" name="image14.png"/>
            <a:graphic>
              <a:graphicData uri="http://schemas.openxmlformats.org/drawingml/2006/picture">
                <pic:pic>
                  <pic:nvPicPr>
                    <pic:cNvPr id="0" name="image14.png"/>
                    <pic:cNvPicPr preferRelativeResize="0"/>
                  </pic:nvPicPr>
                  <pic:blipFill>
                    <a:blip r:embed="rId110"/>
                    <a:srcRect b="0" l="0" r="0" t="0"/>
                    <a:stretch>
                      <a:fillRect/>
                    </a:stretch>
                  </pic:blipFill>
                  <pic:spPr>
                    <a:xfrm>
                      <a:off x="0" y="0"/>
                      <a:ext cx="5256000" cy="955583"/>
                    </a:xfrm>
                    <a:prstGeom prst="rect"/>
                    <a:ln/>
                  </pic:spPr>
                </pic:pic>
              </a:graphicData>
            </a:graphic>
          </wp:inline>
        </w:drawing>
      </w:r>
      <w:r w:rsidDel="00000000" w:rsidR="00000000" w:rsidRPr="00000000">
        <w:rPr>
          <w:rtl w:val="0"/>
        </w:rPr>
      </w:r>
    </w:p>
    <w:p w:rsidR="00000000" w:rsidDel="00000000" w:rsidP="00000000" w:rsidRDefault="00000000" w:rsidRPr="00000000" w14:paraId="00000751">
      <w:pPr>
        <w:jc w:val="center"/>
        <w:rPr/>
      </w:pPr>
      <w:r w:rsidDel="00000000" w:rsidR="00000000" w:rsidRPr="00000000">
        <w:rPr>
          <w:rtl w:val="0"/>
        </w:rPr>
      </w:r>
    </w:p>
    <w:p w:rsidR="00000000" w:rsidDel="00000000" w:rsidP="00000000" w:rsidRDefault="00000000" w:rsidRPr="00000000" w14:paraId="00000752">
      <w:pPr>
        <w:jc w:val="center"/>
        <w:rPr/>
      </w:pPr>
      <w:r w:rsidDel="00000000" w:rsidR="00000000" w:rsidRPr="00000000">
        <w:rPr>
          <w:rtl w:val="0"/>
        </w:rPr>
      </w:r>
    </w:p>
    <w:p w:rsidR="00000000" w:rsidDel="00000000" w:rsidP="00000000" w:rsidRDefault="00000000" w:rsidRPr="00000000" w14:paraId="00000753">
      <w:pPr>
        <w:jc w:val="center"/>
        <w:rPr/>
      </w:pPr>
      <w:r w:rsidDel="00000000" w:rsidR="00000000" w:rsidRPr="00000000">
        <w:rPr>
          <w:rtl w:val="0"/>
        </w:rPr>
      </w:r>
    </w:p>
    <w:p w:rsidR="00000000" w:rsidDel="00000000" w:rsidP="00000000" w:rsidRDefault="00000000" w:rsidRPr="00000000" w14:paraId="00000754">
      <w:pPr>
        <w:jc w:val="center"/>
        <w:rPr/>
      </w:pPr>
      <w:r w:rsidDel="00000000" w:rsidR="00000000" w:rsidRPr="00000000">
        <w:rPr>
          <w:rtl w:val="0"/>
        </w:rPr>
      </w:r>
    </w:p>
    <w:p w:rsidR="00000000" w:rsidDel="00000000" w:rsidP="00000000" w:rsidRDefault="00000000" w:rsidRPr="00000000" w14:paraId="00000755">
      <w:pPr>
        <w:jc w:val="center"/>
        <w:rPr/>
      </w:pPr>
      <w:r w:rsidDel="00000000" w:rsidR="00000000" w:rsidRPr="00000000">
        <w:rPr>
          <w:rtl w:val="0"/>
        </w:rPr>
      </w:r>
    </w:p>
    <w:p w:rsidR="00000000" w:rsidDel="00000000" w:rsidP="00000000" w:rsidRDefault="00000000" w:rsidRPr="00000000" w14:paraId="0000075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757">
      <w:pPr>
        <w:jc w:val="center"/>
        <w:rPr/>
      </w:pPr>
      <w:r w:rsidDel="00000000" w:rsidR="00000000" w:rsidRPr="00000000">
        <w:rPr/>
        <w:drawing>
          <wp:inline distB="0" distT="0" distL="0" distR="0">
            <wp:extent cx="5256000" cy="1292163"/>
            <wp:effectExtent b="0" l="0" r="0" t="0"/>
            <wp:docPr id="2126535751" name="image23.png"/>
            <a:graphic>
              <a:graphicData uri="http://schemas.openxmlformats.org/drawingml/2006/picture">
                <pic:pic>
                  <pic:nvPicPr>
                    <pic:cNvPr id="0" name="image23.png"/>
                    <pic:cNvPicPr preferRelativeResize="0"/>
                  </pic:nvPicPr>
                  <pic:blipFill>
                    <a:blip r:embed="rId111"/>
                    <a:srcRect b="0" l="0" r="0" t="0"/>
                    <a:stretch>
                      <a:fillRect/>
                    </a:stretch>
                  </pic:blipFill>
                  <pic:spPr>
                    <a:xfrm>
                      <a:off x="0" y="0"/>
                      <a:ext cx="5256000" cy="1292163"/>
                    </a:xfrm>
                    <a:prstGeom prst="rect"/>
                    <a:ln/>
                  </pic:spPr>
                </pic:pic>
              </a:graphicData>
            </a:graphic>
          </wp:inline>
        </w:drawing>
      </w:r>
      <w:r w:rsidDel="00000000" w:rsidR="00000000" w:rsidRPr="00000000">
        <w:rPr>
          <w:rtl w:val="0"/>
        </w:rPr>
      </w:r>
    </w:p>
    <w:p w:rsidR="00000000" w:rsidDel="00000000" w:rsidP="00000000" w:rsidRDefault="00000000" w:rsidRPr="00000000" w14:paraId="00000758">
      <w:pPr>
        <w:jc w:val="center"/>
        <w:rPr/>
      </w:pPr>
      <w:r w:rsidDel="00000000" w:rsidR="00000000" w:rsidRPr="00000000">
        <w:rPr>
          <w:rtl w:val="0"/>
        </w:rPr>
      </w:r>
    </w:p>
    <w:p w:rsidR="00000000" w:rsidDel="00000000" w:rsidP="00000000" w:rsidRDefault="00000000" w:rsidRPr="00000000" w14:paraId="00000759">
      <w:pPr>
        <w:jc w:val="center"/>
        <w:rPr/>
      </w:pPr>
      <w:r w:rsidDel="00000000" w:rsidR="00000000" w:rsidRPr="00000000">
        <w:rPr>
          <w:rtl w:val="0"/>
        </w:rPr>
      </w:r>
    </w:p>
    <w:p w:rsidR="00000000" w:rsidDel="00000000" w:rsidP="00000000" w:rsidRDefault="00000000" w:rsidRPr="00000000" w14:paraId="0000075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r>
    </w:p>
    <w:p w:rsidR="00000000" w:rsidDel="00000000" w:rsidP="00000000" w:rsidRDefault="00000000" w:rsidRPr="00000000" w14:paraId="0000075B">
      <w:pPr>
        <w:spacing w:line="360" w:lineRule="auto"/>
        <w:jc w:val="center"/>
        <w:rPr/>
      </w:pPr>
      <w:r w:rsidDel="00000000" w:rsidR="00000000" w:rsidRPr="00000000">
        <w:rPr/>
        <w:drawing>
          <wp:inline distB="0" distT="0" distL="0" distR="0">
            <wp:extent cx="5256000" cy="731391"/>
            <wp:effectExtent b="0" l="0" r="0" t="0"/>
            <wp:docPr id="2126535746" name="image6.png"/>
            <a:graphic>
              <a:graphicData uri="http://schemas.openxmlformats.org/drawingml/2006/picture">
                <pic:pic>
                  <pic:nvPicPr>
                    <pic:cNvPr id="0" name="image6.png"/>
                    <pic:cNvPicPr preferRelativeResize="0"/>
                  </pic:nvPicPr>
                  <pic:blipFill>
                    <a:blip r:embed="rId112"/>
                    <a:srcRect b="0" l="0" r="0" t="0"/>
                    <a:stretch>
                      <a:fillRect/>
                    </a:stretch>
                  </pic:blipFill>
                  <pic:spPr>
                    <a:xfrm>
                      <a:off x="0" y="0"/>
                      <a:ext cx="5256000" cy="731391"/>
                    </a:xfrm>
                    <a:prstGeom prst="rect"/>
                    <a:ln/>
                  </pic:spPr>
                </pic:pic>
              </a:graphicData>
            </a:graphic>
          </wp:inline>
        </w:drawing>
      </w:r>
      <w:r w:rsidDel="00000000" w:rsidR="00000000" w:rsidRPr="00000000">
        <w:rPr>
          <w:rtl w:val="0"/>
        </w:rPr>
      </w:r>
    </w:p>
    <w:p w:rsidR="00000000" w:rsidDel="00000000" w:rsidP="00000000" w:rsidRDefault="00000000" w:rsidRPr="00000000" w14:paraId="0000075C">
      <w:pPr>
        <w:spacing w:line="240" w:lineRule="auto"/>
        <w:jc w:val="center"/>
        <w:rPr/>
      </w:pPr>
      <w:r w:rsidDel="00000000" w:rsidR="00000000" w:rsidRPr="00000000">
        <w:rPr>
          <w:rtl w:val="0"/>
        </w:rPr>
      </w:r>
    </w:p>
    <w:p w:rsidR="00000000" w:rsidDel="00000000" w:rsidP="00000000" w:rsidRDefault="00000000" w:rsidRPr="00000000" w14:paraId="000007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r>
    </w:p>
    <w:p w:rsidR="00000000" w:rsidDel="00000000" w:rsidP="00000000" w:rsidRDefault="00000000" w:rsidRPr="00000000" w14:paraId="0000075E">
      <w:pPr>
        <w:spacing w:after="240" w:line="240" w:lineRule="auto"/>
        <w:jc w:val="center"/>
        <w:rPr/>
      </w:pPr>
      <w:r w:rsidDel="00000000" w:rsidR="00000000" w:rsidRPr="00000000">
        <w:rPr/>
        <w:drawing>
          <wp:inline distB="0" distT="0" distL="0" distR="0">
            <wp:extent cx="5256000" cy="1964740"/>
            <wp:effectExtent b="0" l="0" r="0" t="0"/>
            <wp:docPr id="2126535745" name="image17.png"/>
            <a:graphic>
              <a:graphicData uri="http://schemas.openxmlformats.org/drawingml/2006/picture">
                <pic:pic>
                  <pic:nvPicPr>
                    <pic:cNvPr id="0" name="image17.png"/>
                    <pic:cNvPicPr preferRelativeResize="0"/>
                  </pic:nvPicPr>
                  <pic:blipFill>
                    <a:blip r:embed="rId113"/>
                    <a:srcRect b="0" l="0" r="0" t="0"/>
                    <a:stretch>
                      <a:fillRect/>
                    </a:stretch>
                  </pic:blipFill>
                  <pic:spPr>
                    <a:xfrm>
                      <a:off x="0" y="0"/>
                      <a:ext cx="5256000" cy="1964740"/>
                    </a:xfrm>
                    <a:prstGeom prst="rect"/>
                    <a:ln/>
                  </pic:spPr>
                </pic:pic>
              </a:graphicData>
            </a:graphic>
          </wp:inline>
        </w:drawing>
      </w:r>
      <w:r w:rsidDel="00000000" w:rsidR="00000000" w:rsidRPr="00000000">
        <w:rPr>
          <w:rtl w:val="0"/>
        </w:rPr>
      </w:r>
    </w:p>
    <w:p w:rsidR="00000000" w:rsidDel="00000000" w:rsidP="00000000" w:rsidRDefault="00000000" w:rsidRPr="00000000" w14:paraId="0000075F">
      <w:pPr>
        <w:spacing w:after="240" w:line="240" w:lineRule="auto"/>
        <w:jc w:val="center"/>
        <w:rPr/>
      </w:pPr>
      <w:r w:rsidDel="00000000" w:rsidR="00000000" w:rsidRPr="00000000">
        <w:rPr>
          <w:rtl w:val="0"/>
        </w:rPr>
      </w:r>
    </w:p>
    <w:p w:rsidR="00000000" w:rsidDel="00000000" w:rsidP="00000000" w:rsidRDefault="00000000" w:rsidRPr="00000000" w14:paraId="000007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r>
    </w:p>
    <w:p w:rsidR="00000000" w:rsidDel="00000000" w:rsidP="00000000" w:rsidRDefault="00000000" w:rsidRPr="00000000" w14:paraId="00000761">
      <w:pPr>
        <w:spacing w:after="240" w:line="240" w:lineRule="auto"/>
        <w:jc w:val="center"/>
        <w:rPr/>
      </w:pPr>
      <w:r w:rsidDel="00000000" w:rsidR="00000000" w:rsidRPr="00000000">
        <w:rPr/>
        <w:drawing>
          <wp:inline distB="0" distT="0" distL="0" distR="0">
            <wp:extent cx="5256000" cy="843196"/>
            <wp:effectExtent b="0" l="0" r="0" t="0"/>
            <wp:docPr id="2126535748" name="image7.png"/>
            <a:graphic>
              <a:graphicData uri="http://schemas.openxmlformats.org/drawingml/2006/picture">
                <pic:pic>
                  <pic:nvPicPr>
                    <pic:cNvPr id="0" name="image7.png"/>
                    <pic:cNvPicPr preferRelativeResize="0"/>
                  </pic:nvPicPr>
                  <pic:blipFill>
                    <a:blip r:embed="rId114"/>
                    <a:srcRect b="0" l="0" r="0" t="0"/>
                    <a:stretch>
                      <a:fillRect/>
                    </a:stretch>
                  </pic:blipFill>
                  <pic:spPr>
                    <a:xfrm>
                      <a:off x="0" y="0"/>
                      <a:ext cx="5256000" cy="843196"/>
                    </a:xfrm>
                    <a:prstGeom prst="rect"/>
                    <a:ln/>
                  </pic:spPr>
                </pic:pic>
              </a:graphicData>
            </a:graphic>
          </wp:inline>
        </w:drawing>
      </w:r>
      <w:r w:rsidDel="00000000" w:rsidR="00000000" w:rsidRPr="00000000">
        <w:rPr>
          <w:rtl w:val="0"/>
        </w:rPr>
      </w:r>
    </w:p>
    <w:p w:rsidR="00000000" w:rsidDel="00000000" w:rsidP="00000000" w:rsidRDefault="00000000" w:rsidRPr="00000000" w14:paraId="00000762">
      <w:pPr>
        <w:spacing w:after="240" w:line="240" w:lineRule="auto"/>
        <w:jc w:val="center"/>
        <w:rPr/>
      </w:pPr>
      <w:r w:rsidDel="00000000" w:rsidR="00000000" w:rsidRPr="00000000">
        <w:rPr>
          <w:rtl w:val="0"/>
        </w:rPr>
      </w:r>
    </w:p>
    <w:p w:rsidR="00000000" w:rsidDel="00000000" w:rsidP="00000000" w:rsidRDefault="00000000" w:rsidRPr="00000000" w14:paraId="00000763">
      <w:pPr>
        <w:spacing w:after="240" w:line="240" w:lineRule="auto"/>
        <w:jc w:val="center"/>
        <w:rPr/>
      </w:pPr>
      <w:r w:rsidDel="00000000" w:rsidR="00000000" w:rsidRPr="00000000">
        <w:rPr>
          <w:rtl w:val="0"/>
        </w:rPr>
      </w:r>
    </w:p>
    <w:p w:rsidR="00000000" w:rsidDel="00000000" w:rsidP="00000000" w:rsidRDefault="00000000" w:rsidRPr="00000000" w14:paraId="000007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r>
    </w:p>
    <w:p w:rsidR="00000000" w:rsidDel="00000000" w:rsidP="00000000" w:rsidRDefault="00000000" w:rsidRPr="00000000" w14:paraId="00000765">
      <w:pPr>
        <w:jc w:val="center"/>
        <w:rPr/>
      </w:pPr>
      <w:r w:rsidDel="00000000" w:rsidR="00000000" w:rsidRPr="00000000">
        <w:rPr/>
        <w:drawing>
          <wp:inline distB="0" distT="0" distL="0" distR="0">
            <wp:extent cx="5256000" cy="3758861"/>
            <wp:effectExtent b="0" l="0" r="0" t="0"/>
            <wp:docPr id="2126535747" name="image12.png"/>
            <a:graphic>
              <a:graphicData uri="http://schemas.openxmlformats.org/drawingml/2006/picture">
                <pic:pic>
                  <pic:nvPicPr>
                    <pic:cNvPr id="0" name="image12.png"/>
                    <pic:cNvPicPr preferRelativeResize="0"/>
                  </pic:nvPicPr>
                  <pic:blipFill>
                    <a:blip r:embed="rId115"/>
                    <a:srcRect b="0" l="0" r="0" t="0"/>
                    <a:stretch>
                      <a:fillRect/>
                    </a:stretch>
                  </pic:blipFill>
                  <pic:spPr>
                    <a:xfrm>
                      <a:off x="0" y="0"/>
                      <a:ext cx="5256000" cy="3758861"/>
                    </a:xfrm>
                    <a:prstGeom prst="rect"/>
                    <a:ln/>
                  </pic:spPr>
                </pic:pic>
              </a:graphicData>
            </a:graphic>
          </wp:inline>
        </w:drawing>
      </w:r>
      <w:r w:rsidDel="00000000" w:rsidR="00000000" w:rsidRPr="00000000">
        <w:rPr>
          <w:rtl w:val="0"/>
        </w:rPr>
      </w:r>
    </w:p>
    <w:p w:rsidR="00000000" w:rsidDel="00000000" w:rsidP="00000000" w:rsidRDefault="00000000" w:rsidRPr="00000000" w14:paraId="00000766">
      <w:pPr>
        <w:jc w:val="center"/>
        <w:rPr/>
      </w:pPr>
      <w:r w:rsidDel="00000000" w:rsidR="00000000" w:rsidRPr="00000000">
        <w:rPr>
          <w:rtl w:val="0"/>
        </w:rPr>
      </w:r>
    </w:p>
    <w:p w:rsidR="00000000" w:rsidDel="00000000" w:rsidP="00000000" w:rsidRDefault="00000000" w:rsidRPr="00000000" w14:paraId="00000767">
      <w:pPr>
        <w:jc w:val="center"/>
        <w:rPr/>
      </w:pPr>
      <w:r w:rsidDel="00000000" w:rsidR="00000000" w:rsidRPr="00000000">
        <w:rPr>
          <w:rtl w:val="0"/>
        </w:rPr>
      </w:r>
    </w:p>
    <w:p w:rsidR="00000000" w:rsidDel="00000000" w:rsidP="00000000" w:rsidRDefault="00000000" w:rsidRPr="00000000" w14:paraId="0000076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769">
      <w:pPr>
        <w:jc w:val="center"/>
        <w:rPr/>
      </w:pPr>
      <w:r w:rsidDel="00000000" w:rsidR="00000000" w:rsidRPr="00000000">
        <w:rPr/>
        <w:drawing>
          <wp:inline distB="0" distT="0" distL="0" distR="0">
            <wp:extent cx="5256000" cy="955583"/>
            <wp:effectExtent b="0" l="0" r="0" t="0"/>
            <wp:docPr id="2126535744" name="image1.png"/>
            <a:graphic>
              <a:graphicData uri="http://schemas.openxmlformats.org/drawingml/2006/picture">
                <pic:pic>
                  <pic:nvPicPr>
                    <pic:cNvPr id="0" name="image1.png"/>
                    <pic:cNvPicPr preferRelativeResize="0"/>
                  </pic:nvPicPr>
                  <pic:blipFill>
                    <a:blip r:embed="rId116"/>
                    <a:srcRect b="0" l="0" r="0" t="0"/>
                    <a:stretch>
                      <a:fillRect/>
                    </a:stretch>
                  </pic:blipFill>
                  <pic:spPr>
                    <a:xfrm>
                      <a:off x="0" y="0"/>
                      <a:ext cx="5256000" cy="955583"/>
                    </a:xfrm>
                    <a:prstGeom prst="rect"/>
                    <a:ln/>
                  </pic:spPr>
                </pic:pic>
              </a:graphicData>
            </a:graphic>
          </wp:inline>
        </w:drawing>
      </w:r>
      <w:r w:rsidDel="00000000" w:rsidR="00000000" w:rsidRPr="00000000">
        <w:rPr>
          <w:rtl w:val="0"/>
        </w:rPr>
      </w:r>
    </w:p>
    <w:p w:rsidR="00000000" w:rsidDel="00000000" w:rsidP="00000000" w:rsidRDefault="00000000" w:rsidRPr="00000000" w14:paraId="0000076A">
      <w:pPr>
        <w:rPr/>
      </w:pPr>
      <w:r w:rsidDel="00000000" w:rsidR="00000000" w:rsidRPr="00000000">
        <w:rPr>
          <w:rtl w:val="0"/>
        </w:rPr>
      </w:r>
    </w:p>
    <w:p w:rsidR="00000000" w:rsidDel="00000000" w:rsidP="00000000" w:rsidRDefault="00000000" w:rsidRPr="00000000" w14:paraId="0000076B">
      <w:pPr>
        <w:pStyle w:val="Heading3"/>
        <w:rPr/>
      </w:pPr>
      <w:r w:rsidDel="00000000" w:rsidR="00000000" w:rsidRPr="00000000">
        <w:rPr>
          <w:rtl w:val="0"/>
        </w:rPr>
        <w:t xml:space="preserve">Learning Outcomes:</w:t>
      </w:r>
    </w:p>
    <w:tbl>
      <w:tblPr>
        <w:tblStyle w:val="Table23"/>
        <w:tblW w:w="9016.0" w:type="dxa"/>
        <w:jc w:val="left"/>
        <w:tblBorders>
          <w:top w:color="000000" w:space="0" w:sz="0" w:val="nil"/>
          <w:left w:color="000000" w:space="0" w:sz="0" w:val="nil"/>
          <w:bottom w:color="000000" w:space="0" w:sz="0" w:val="nil"/>
          <w:right w:color="000000" w:space="0" w:sz="0" w:val="nil"/>
          <w:insideH w:color="000000" w:space="0" w:sz="4" w:val="dotted"/>
          <w:insideV w:color="000000" w:space="0" w:sz="0" w:val="nil"/>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76C">
            <w:pPr>
              <w:rPr/>
            </w:pPr>
            <w:r w:rsidDel="00000000" w:rsidR="00000000" w:rsidRPr="00000000">
              <w:rPr>
                <w:rtl w:val="0"/>
              </w:rPr>
            </w:r>
          </w:p>
        </w:tc>
      </w:tr>
      <w:tr>
        <w:trPr>
          <w:cantSplit w:val="0"/>
          <w:tblHeader w:val="0"/>
        </w:trPr>
        <w:tc>
          <w:tcPr/>
          <w:p w:rsidR="00000000" w:rsidDel="00000000" w:rsidP="00000000" w:rsidRDefault="00000000" w:rsidRPr="00000000" w14:paraId="0000076D">
            <w:pPr>
              <w:rPr/>
            </w:pPr>
            <w:r w:rsidDel="00000000" w:rsidR="00000000" w:rsidRPr="00000000">
              <w:rPr>
                <w:rtl w:val="0"/>
              </w:rPr>
            </w:r>
          </w:p>
        </w:tc>
      </w:tr>
      <w:tr>
        <w:trPr>
          <w:cantSplit w:val="0"/>
          <w:tblHeader w:val="0"/>
        </w:trPr>
        <w:tc>
          <w:tcPr/>
          <w:p w:rsidR="00000000" w:rsidDel="00000000" w:rsidP="00000000" w:rsidRDefault="00000000" w:rsidRPr="00000000" w14:paraId="0000076E">
            <w:pPr>
              <w:rPr/>
            </w:pPr>
            <w:r w:rsidDel="00000000" w:rsidR="00000000" w:rsidRPr="00000000">
              <w:rPr>
                <w:rtl w:val="0"/>
              </w:rPr>
            </w:r>
          </w:p>
        </w:tc>
      </w:tr>
      <w:tr>
        <w:trPr>
          <w:cantSplit w:val="0"/>
          <w:tblHeader w:val="0"/>
        </w:trPr>
        <w:tc>
          <w:tcPr/>
          <w:p w:rsidR="00000000" w:rsidDel="00000000" w:rsidP="00000000" w:rsidRDefault="00000000" w:rsidRPr="00000000" w14:paraId="0000076F">
            <w:pPr>
              <w:rPr/>
            </w:pPr>
            <w:r w:rsidDel="00000000" w:rsidR="00000000" w:rsidRPr="00000000">
              <w:rPr>
                <w:rtl w:val="0"/>
              </w:rPr>
            </w:r>
          </w:p>
        </w:tc>
      </w:tr>
      <w:tr>
        <w:trPr>
          <w:cantSplit w:val="0"/>
          <w:tblHeader w:val="0"/>
        </w:trPr>
        <w:tc>
          <w:tcPr/>
          <w:p w:rsidR="00000000" w:rsidDel="00000000" w:rsidP="00000000" w:rsidRDefault="00000000" w:rsidRPr="00000000" w14:paraId="00000770">
            <w:pPr>
              <w:rPr/>
            </w:pPr>
            <w:r w:rsidDel="00000000" w:rsidR="00000000" w:rsidRPr="00000000">
              <w:rPr>
                <w:rtl w:val="0"/>
              </w:rPr>
            </w:r>
          </w:p>
        </w:tc>
      </w:tr>
      <w:tr>
        <w:trPr>
          <w:cantSplit w:val="0"/>
          <w:tblHeader w:val="0"/>
        </w:trPr>
        <w:tc>
          <w:tcPr/>
          <w:p w:rsidR="00000000" w:rsidDel="00000000" w:rsidP="00000000" w:rsidRDefault="00000000" w:rsidRPr="00000000" w14:paraId="00000771">
            <w:pPr>
              <w:rPr/>
            </w:pPr>
            <w:r w:rsidDel="00000000" w:rsidR="00000000" w:rsidRPr="00000000">
              <w:rPr>
                <w:rtl w:val="0"/>
              </w:rPr>
            </w:r>
          </w:p>
        </w:tc>
      </w:tr>
    </w:tbl>
    <w:p w:rsidR="00000000" w:rsidDel="00000000" w:rsidP="00000000" w:rsidRDefault="00000000" w:rsidRPr="00000000" w14:paraId="00000772">
      <w:pPr>
        <w:rPr/>
      </w:pPr>
      <w:r w:rsidDel="00000000" w:rsidR="00000000" w:rsidRPr="00000000">
        <w:rPr>
          <w:rtl w:val="0"/>
        </w:rPr>
      </w:r>
    </w:p>
    <w:p w:rsidR="00000000" w:rsidDel="00000000" w:rsidP="00000000" w:rsidRDefault="00000000" w:rsidRPr="00000000" w14:paraId="00000773">
      <w:pPr>
        <w:rPr/>
      </w:pPr>
      <w:r w:rsidDel="00000000" w:rsidR="00000000" w:rsidRPr="00000000">
        <w:br w:type="page"/>
      </w:r>
      <w:r w:rsidDel="00000000" w:rsidR="00000000" w:rsidRPr="00000000">
        <w:rPr>
          <w:rtl w:val="0"/>
        </w:rPr>
      </w:r>
    </w:p>
    <w:p w:rsidR="00000000" w:rsidDel="00000000" w:rsidP="00000000" w:rsidRDefault="00000000" w:rsidRPr="00000000" w14:paraId="00000774">
      <w:pPr>
        <w:pStyle w:val="Heading1"/>
        <w:rPr/>
      </w:pPr>
      <w:r w:rsidDel="00000000" w:rsidR="00000000" w:rsidRPr="00000000">
        <w:rPr>
          <w:rtl w:val="0"/>
        </w:rPr>
        <w:t xml:space="preserve">Experiment 12</w:t>
      </w:r>
    </w:p>
    <w:p w:rsidR="00000000" w:rsidDel="00000000" w:rsidP="00000000" w:rsidRDefault="00000000" w:rsidRPr="00000000" w14:paraId="00000775">
      <w:pPr>
        <w:pStyle w:val="Heading2"/>
        <w:rPr/>
      </w:pPr>
      <w:r w:rsidDel="00000000" w:rsidR="00000000" w:rsidRPr="00000000">
        <w:rPr>
          <w:rtl w:val="0"/>
        </w:rPr>
        <w:t xml:space="preserve">Experiment 12:</w:t>
      </w:r>
      <w:r w:rsidDel="00000000" w:rsidR="00000000" w:rsidRPr="00000000">
        <w:rPr>
          <w:rFonts w:ascii="Arial" w:cs="Arial" w:eastAsia="Arial" w:hAnsi="Arial"/>
          <w:b w:val="0"/>
          <w:color w:val="000000"/>
          <w:sz w:val="22"/>
          <w:szCs w:val="22"/>
          <w:rtl w:val="0"/>
        </w:rPr>
        <w:t xml:space="preserve"> </w:t>
      </w:r>
      <w:r w:rsidDel="00000000" w:rsidR="00000000" w:rsidRPr="00000000">
        <w:rPr>
          <w:rtl w:val="0"/>
        </w:rPr>
        <w:t xml:space="preserve">Write queries to sort and aggregate the data in a table.</w:t>
      </w:r>
    </w:p>
    <w:p w:rsidR="00000000" w:rsidDel="00000000" w:rsidP="00000000" w:rsidRDefault="00000000" w:rsidRPr="00000000" w14:paraId="00000776">
      <w:pPr>
        <w:pStyle w:val="Heading3"/>
        <w:rPr/>
      </w:pPr>
      <w:r w:rsidDel="00000000" w:rsidR="00000000" w:rsidRPr="00000000">
        <w:rPr>
          <w:rtl w:val="0"/>
        </w:rPr>
        <w:t xml:space="preserve">Theory:</w:t>
      </w:r>
    </w:p>
    <w:tbl>
      <w:tblPr>
        <w:tblStyle w:val="Table24"/>
        <w:tblW w:w="9016.0" w:type="dxa"/>
        <w:jc w:val="left"/>
        <w:tblBorders>
          <w:top w:color="000000" w:space="0" w:sz="0" w:val="nil"/>
          <w:left w:color="000000" w:space="0" w:sz="0" w:val="nil"/>
          <w:bottom w:color="000000" w:space="0" w:sz="0" w:val="nil"/>
          <w:right w:color="000000" w:space="0" w:sz="0" w:val="nil"/>
          <w:insideH w:color="000000" w:space="0" w:sz="4" w:val="dotted"/>
          <w:insideV w:color="000000" w:space="0" w:sz="0" w:val="nil"/>
        </w:tblBorders>
        <w:tblLayout w:type="fixed"/>
        <w:tblLook w:val="0400"/>
      </w:tblPr>
      <w:tblGrid>
        <w:gridCol w:w="9016"/>
        <w:tblGridChange w:id="0">
          <w:tblGrid>
            <w:gridCol w:w="9016"/>
          </w:tblGrid>
        </w:tblGridChange>
      </w:tblGrid>
      <w:tr>
        <w:trPr>
          <w:cantSplit w:val="0"/>
          <w:trHeight w:val="454" w:hRule="atLeast"/>
          <w:tblHeader w:val="0"/>
        </w:trPr>
        <w:tc>
          <w:tcPr>
            <w:tcBorders>
              <w:top w:color="000000" w:space="0" w:sz="4" w:val="dotted"/>
              <w:bottom w:color="000000" w:space="0" w:sz="4" w:val="dotted"/>
            </w:tcBorders>
          </w:tcPr>
          <w:p w:rsidR="00000000" w:rsidDel="00000000" w:rsidP="00000000" w:rsidRDefault="00000000" w:rsidRPr="00000000" w14:paraId="00000777">
            <w:pPr>
              <w:rPr/>
            </w:pPr>
            <w:r w:rsidDel="00000000" w:rsidR="00000000" w:rsidRPr="00000000">
              <w:rPr>
                <w:rtl w:val="0"/>
              </w:rPr>
            </w:r>
          </w:p>
        </w:tc>
      </w:tr>
      <w:tr>
        <w:trPr>
          <w:cantSplit w:val="0"/>
          <w:trHeight w:val="454" w:hRule="atLeast"/>
          <w:tblHeader w:val="0"/>
        </w:trPr>
        <w:tc>
          <w:tcPr>
            <w:tcBorders>
              <w:top w:color="000000" w:space="0" w:sz="4" w:val="dotted"/>
            </w:tcBorders>
          </w:tcPr>
          <w:p w:rsidR="00000000" w:rsidDel="00000000" w:rsidP="00000000" w:rsidRDefault="00000000" w:rsidRPr="00000000" w14:paraId="00000778">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779">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77A">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77B">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77C">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77D">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77E">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77F">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780">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781">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782">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783">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784">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785">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786">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787">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788">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789">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78A">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78B">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78C">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78D">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78E">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78F">
            <w:pPr>
              <w:rPr/>
            </w:pPr>
            <w:r w:rsidDel="00000000" w:rsidR="00000000" w:rsidRPr="00000000">
              <w:rPr>
                <w:rtl w:val="0"/>
              </w:rPr>
            </w:r>
          </w:p>
        </w:tc>
      </w:tr>
    </w:tbl>
    <w:p w:rsidR="00000000" w:rsidDel="00000000" w:rsidP="00000000" w:rsidRDefault="00000000" w:rsidRPr="00000000" w14:paraId="00000790">
      <w:pPr>
        <w:pStyle w:val="Heading3"/>
        <w:spacing w:after="0" w:lineRule="auto"/>
        <w:rPr/>
      </w:pPr>
      <w:r w:rsidDel="00000000" w:rsidR="00000000" w:rsidRPr="00000000">
        <w:rPr>
          <w:rtl w:val="0"/>
        </w:rPr>
        <w:t xml:space="preserve">Code:</w:t>
      </w:r>
    </w:p>
    <w:p w:rsidR="00000000" w:rsidDel="00000000" w:rsidP="00000000" w:rsidRDefault="00000000" w:rsidRPr="00000000" w14:paraId="0000079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org.apache.hadoop.conf.Configuration;</w:t>
      </w:r>
    </w:p>
    <w:p w:rsidR="00000000" w:rsidDel="00000000" w:rsidP="00000000" w:rsidRDefault="00000000" w:rsidRPr="00000000" w14:paraId="0000079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org.apache.hadoop.fs.Path;</w:t>
      </w:r>
    </w:p>
    <w:p w:rsidR="00000000" w:rsidDel="00000000" w:rsidP="00000000" w:rsidRDefault="00000000" w:rsidRPr="00000000" w14:paraId="0000079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org.apache.hadoop.io.IntWritable;</w:t>
      </w:r>
    </w:p>
    <w:p w:rsidR="00000000" w:rsidDel="00000000" w:rsidP="00000000" w:rsidRDefault="00000000" w:rsidRPr="00000000" w14:paraId="0000079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org.apache.hadoop.io.LongWritable;</w:t>
      </w:r>
    </w:p>
    <w:p w:rsidR="00000000" w:rsidDel="00000000" w:rsidP="00000000" w:rsidRDefault="00000000" w:rsidRPr="00000000" w14:paraId="0000079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org.apache.hadoop.io.Text;</w:t>
      </w:r>
    </w:p>
    <w:p w:rsidR="00000000" w:rsidDel="00000000" w:rsidP="00000000" w:rsidRDefault="00000000" w:rsidRPr="00000000" w14:paraId="0000079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org.apache.hadoop.mapreduce.Job;</w:t>
      </w:r>
    </w:p>
    <w:p w:rsidR="00000000" w:rsidDel="00000000" w:rsidP="00000000" w:rsidRDefault="00000000" w:rsidRPr="00000000" w14:paraId="0000079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org.apache.hadoop.mapreduce.Mapper;</w:t>
      </w:r>
    </w:p>
    <w:p w:rsidR="00000000" w:rsidDel="00000000" w:rsidP="00000000" w:rsidRDefault="00000000" w:rsidRPr="00000000" w14:paraId="0000079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org.apache.hadoop.mapreduce.Reducer;</w:t>
      </w:r>
    </w:p>
    <w:p w:rsidR="00000000" w:rsidDel="00000000" w:rsidP="00000000" w:rsidRDefault="00000000" w:rsidRPr="00000000" w14:paraId="0000079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org.apache.hadoop.mapreduce.lib.input.FileInputFormat;</w:t>
      </w:r>
    </w:p>
    <w:p w:rsidR="00000000" w:rsidDel="00000000" w:rsidP="00000000" w:rsidRDefault="00000000" w:rsidRPr="00000000" w14:paraId="0000079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org.apache.hadoop.mapreduce.lib.output.FileOutputFormat;</w:t>
      </w:r>
    </w:p>
    <w:p w:rsidR="00000000" w:rsidDel="00000000" w:rsidP="00000000" w:rsidRDefault="00000000" w:rsidRPr="00000000" w14:paraId="0000079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java.io.IOException;</w:t>
      </w:r>
    </w:p>
    <w:p w:rsidR="00000000" w:rsidDel="00000000" w:rsidP="00000000" w:rsidRDefault="00000000" w:rsidRPr="00000000" w14:paraId="0000079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org.apache.hadoop.io.Writable;</w:t>
      </w:r>
    </w:p>
    <w:p w:rsidR="00000000" w:rsidDel="00000000" w:rsidP="00000000" w:rsidRDefault="00000000" w:rsidRPr="00000000" w14:paraId="0000079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java.io.DataInput;</w:t>
      </w:r>
    </w:p>
    <w:p w:rsidR="00000000" w:rsidDel="00000000" w:rsidP="00000000" w:rsidRDefault="00000000" w:rsidRPr="00000000" w14:paraId="0000079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import</w:t>
      </w:r>
      <w:r w:rsidDel="00000000" w:rsidR="00000000" w:rsidRPr="00000000">
        <w:rPr>
          <w:rFonts w:ascii="Consolas" w:cs="Consolas" w:eastAsia="Consolas" w:hAnsi="Consolas"/>
          <w:color w:val="000000"/>
          <w:sz w:val="21"/>
          <w:szCs w:val="21"/>
          <w:rtl w:val="0"/>
        </w:rPr>
        <w:t xml:space="preserve"> java.io.DataOutput;</w:t>
      </w:r>
    </w:p>
    <w:p w:rsidR="00000000" w:rsidDel="00000000" w:rsidP="00000000" w:rsidRDefault="00000000" w:rsidRPr="00000000" w14:paraId="0000079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Aggregate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A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TitanicData</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implements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Writable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A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 totalPassengers,</w:t>
      </w:r>
    </w:p>
    <w:p w:rsidR="00000000" w:rsidDel="00000000" w:rsidP="00000000" w:rsidRDefault="00000000" w:rsidRPr="00000000" w14:paraId="000007A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survived;</w:t>
      </w:r>
    </w:p>
    <w:p w:rsidR="00000000" w:rsidDel="00000000" w:rsidP="00000000" w:rsidRDefault="00000000" w:rsidRPr="00000000" w14:paraId="000007A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double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totalAge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A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TitanicData</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A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totalPassengers</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A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survived</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A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totalAge</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98658"/>
          <w:sz w:val="21"/>
          <w:szCs w:val="21"/>
          <w:rtl w:val="0"/>
        </w:rPr>
        <w:t xml:space="preserve">0.0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A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A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addPassenger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survived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double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age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A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totalPassengers++;</w:t>
      </w:r>
    </w:p>
    <w:p w:rsidR="00000000" w:rsidDel="00000000" w:rsidP="00000000" w:rsidRDefault="00000000" w:rsidRPr="00000000" w14:paraId="000007A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(survived ==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A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survived</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A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A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(age &gt;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A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totalAge</w:t>
      </w:r>
      <w:r w:rsidDel="00000000" w:rsidR="00000000" w:rsidRPr="00000000">
        <w:rPr>
          <w:rFonts w:ascii="Consolas" w:cs="Consolas" w:eastAsia="Consolas" w:hAnsi="Consolas"/>
          <w:color w:val="000000"/>
          <w:sz w:val="21"/>
          <w:szCs w:val="21"/>
          <w:rtl w:val="0"/>
        </w:rPr>
        <w:t xml:space="preserve"> += age;</w:t>
      </w:r>
    </w:p>
    <w:p w:rsidR="00000000" w:rsidDel="00000000" w:rsidP="00000000" w:rsidRDefault="00000000" w:rsidRPr="00000000" w14:paraId="000007B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B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B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double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getSurvivalRate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B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(totalPassengers ==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0.0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B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double</w:t>
      </w:r>
      <w:r w:rsidDel="00000000" w:rsidR="00000000" w:rsidRPr="00000000">
        <w:rPr>
          <w:rFonts w:ascii="Consolas" w:cs="Consolas" w:eastAsia="Consolas" w:hAnsi="Consolas"/>
          <w:color w:val="000000"/>
          <w:sz w:val="21"/>
          <w:szCs w:val="21"/>
          <w:rtl w:val="0"/>
        </w:rPr>
        <w:t xml:space="preserve">) survived / totalPassengers * </w:t>
      </w:r>
      <w:r w:rsidDel="00000000" w:rsidR="00000000" w:rsidRPr="00000000">
        <w:rPr>
          <w:rFonts w:ascii="Consolas" w:cs="Consolas" w:eastAsia="Consolas" w:hAnsi="Consolas"/>
          <w:color w:val="098658"/>
          <w:sz w:val="21"/>
          <w:szCs w:val="21"/>
          <w:rtl w:val="0"/>
        </w:rPr>
        <w:t xml:space="preserve">100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B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B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double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getAverageAge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B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if</w:t>
      </w:r>
      <w:r w:rsidDel="00000000" w:rsidR="00000000" w:rsidRPr="00000000">
        <w:rPr>
          <w:rFonts w:ascii="Consolas" w:cs="Consolas" w:eastAsia="Consolas" w:hAnsi="Consolas"/>
          <w:color w:val="000000"/>
          <w:sz w:val="21"/>
          <w:szCs w:val="21"/>
          <w:rtl w:val="0"/>
        </w:rPr>
        <w:t xml:space="preserve"> (totalPassengers ==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0.0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B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totalAge / totalPassengers;</w:t>
      </w:r>
    </w:p>
    <w:p w:rsidR="00000000" w:rsidDel="00000000" w:rsidP="00000000" w:rsidRDefault="00000000" w:rsidRPr="00000000" w14:paraId="000007B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B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getTotalPassengers</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B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return</w:t>
      </w:r>
      <w:r w:rsidDel="00000000" w:rsidR="00000000" w:rsidRPr="00000000">
        <w:rPr>
          <w:rFonts w:ascii="Consolas" w:cs="Consolas" w:eastAsia="Consolas" w:hAnsi="Consolas"/>
          <w:color w:val="000000"/>
          <w:sz w:val="21"/>
          <w:szCs w:val="21"/>
          <w:rtl w:val="0"/>
        </w:rPr>
        <w:t xml:space="preserve"> totalPassengers;</w:t>
      </w:r>
    </w:p>
    <w:p w:rsidR="00000000" w:rsidDel="00000000" w:rsidP="00000000" w:rsidRDefault="00000000" w:rsidRPr="00000000" w14:paraId="000007B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B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write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DataOutput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out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IOException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B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out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writeInt</w:t>
      </w:r>
      <w:r w:rsidDel="00000000" w:rsidR="00000000" w:rsidRPr="00000000">
        <w:rPr>
          <w:rFonts w:ascii="Consolas" w:cs="Consolas" w:eastAsia="Consolas" w:hAnsi="Consolas"/>
          <w:color w:val="000000"/>
          <w:sz w:val="21"/>
          <w:szCs w:val="21"/>
          <w:rtl w:val="0"/>
        </w:rPr>
        <w:t xml:space="preserve">(totalPassengers);</w:t>
      </w:r>
    </w:p>
    <w:p w:rsidR="00000000" w:rsidDel="00000000" w:rsidP="00000000" w:rsidRDefault="00000000" w:rsidRPr="00000000" w14:paraId="000007B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out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writeInt</w:t>
      </w:r>
      <w:r w:rsidDel="00000000" w:rsidR="00000000" w:rsidRPr="00000000">
        <w:rPr>
          <w:rFonts w:ascii="Consolas" w:cs="Consolas" w:eastAsia="Consolas" w:hAnsi="Consolas"/>
          <w:color w:val="000000"/>
          <w:sz w:val="21"/>
          <w:szCs w:val="21"/>
          <w:rtl w:val="0"/>
        </w:rPr>
        <w:t xml:space="preserve">(survived);</w:t>
      </w:r>
    </w:p>
    <w:p w:rsidR="00000000" w:rsidDel="00000000" w:rsidP="00000000" w:rsidRDefault="00000000" w:rsidRPr="00000000" w14:paraId="000007C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out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writeDouble</w:t>
      </w:r>
      <w:r w:rsidDel="00000000" w:rsidR="00000000" w:rsidRPr="00000000">
        <w:rPr>
          <w:rFonts w:ascii="Consolas" w:cs="Consolas" w:eastAsia="Consolas" w:hAnsi="Consolas"/>
          <w:color w:val="000000"/>
          <w:sz w:val="21"/>
          <w:szCs w:val="21"/>
          <w:rtl w:val="0"/>
        </w:rPr>
        <w:t xml:space="preserve">(totalAge);</w:t>
      </w:r>
    </w:p>
    <w:p w:rsidR="00000000" w:rsidDel="00000000" w:rsidP="00000000" w:rsidRDefault="00000000" w:rsidRPr="00000000" w14:paraId="000007C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C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readFields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DataInput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in</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IOException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C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totalPassengers = </w:t>
      </w:r>
      <w:r w:rsidDel="00000000" w:rsidR="00000000" w:rsidRPr="00000000">
        <w:rPr>
          <w:rFonts w:ascii="Consolas" w:cs="Consolas" w:eastAsia="Consolas" w:hAnsi="Consolas"/>
          <w:color w:val="001080"/>
          <w:sz w:val="21"/>
          <w:szCs w:val="21"/>
          <w:rtl w:val="0"/>
        </w:rPr>
        <w:t xml:space="preserve">in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readInt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C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survived = </w:t>
      </w:r>
      <w:r w:rsidDel="00000000" w:rsidR="00000000" w:rsidRPr="00000000">
        <w:rPr>
          <w:rFonts w:ascii="Consolas" w:cs="Consolas" w:eastAsia="Consolas" w:hAnsi="Consolas"/>
          <w:color w:val="001080"/>
          <w:sz w:val="21"/>
          <w:szCs w:val="21"/>
          <w:rtl w:val="0"/>
        </w:rPr>
        <w:t xml:space="preserve">in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readInt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C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totalAge = </w:t>
      </w:r>
      <w:r w:rsidDel="00000000" w:rsidR="00000000" w:rsidRPr="00000000">
        <w:rPr>
          <w:rFonts w:ascii="Consolas" w:cs="Consolas" w:eastAsia="Consolas" w:hAnsi="Consolas"/>
          <w:color w:val="001080"/>
          <w:sz w:val="21"/>
          <w:szCs w:val="21"/>
          <w:rtl w:val="0"/>
        </w:rPr>
        <w:t xml:space="preserve">in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readDouble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C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C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C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TitanicMapper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Mapper</w:t>
      </w:r>
      <w:r w:rsidDel="00000000" w:rsidR="00000000" w:rsidRPr="00000000">
        <w:rPr>
          <w:rFonts w:ascii="Consolas" w:cs="Consolas" w:eastAsia="Consolas" w:hAnsi="Consolas"/>
          <w:color w:val="000000"/>
          <w:sz w:val="21"/>
          <w:szCs w:val="21"/>
          <w:rtl w:val="0"/>
        </w:rPr>
        <w:t xml:space="preserve"> &lt; </w:t>
      </w:r>
      <w:r w:rsidDel="00000000" w:rsidR="00000000" w:rsidRPr="00000000">
        <w:rPr>
          <w:rFonts w:ascii="Consolas" w:cs="Consolas" w:eastAsia="Consolas" w:hAnsi="Consolas"/>
          <w:color w:val="267f99"/>
          <w:sz w:val="21"/>
          <w:szCs w:val="21"/>
          <w:rtl w:val="0"/>
        </w:rPr>
        <w:t xml:space="preserve">LongWritable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C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C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C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TitanicData</w:t>
      </w:r>
      <w:r w:rsidDel="00000000" w:rsidR="00000000" w:rsidRPr="00000000">
        <w:rPr>
          <w:rFonts w:ascii="Consolas" w:cs="Consolas" w:eastAsia="Consolas" w:hAnsi="Consolas"/>
          <w:color w:val="000000"/>
          <w:sz w:val="21"/>
          <w:szCs w:val="21"/>
          <w:rtl w:val="0"/>
        </w:rPr>
        <w:t xml:space="preserve"> &gt; {</w:t>
      </w:r>
    </w:p>
    <w:p w:rsidR="00000000" w:rsidDel="00000000" w:rsidP="00000000" w:rsidRDefault="00000000" w:rsidRPr="00000000" w14:paraId="000007C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classKey</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C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map</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LongWritable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key</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value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IOException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C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InterruptedException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C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line</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value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toString</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D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tokens</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line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split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D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try</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D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pclass</w:t>
      </w:r>
      <w:r w:rsidDel="00000000" w:rsidR="00000000" w:rsidRPr="00000000">
        <w:rPr>
          <w:rFonts w:ascii="Consolas" w:cs="Consolas" w:eastAsia="Consolas" w:hAnsi="Consolas"/>
          <w:color w:val="000000"/>
          <w:sz w:val="21"/>
          <w:szCs w:val="21"/>
          <w:rtl w:val="0"/>
        </w:rPr>
        <w:t xml:space="preserve"> = tokens[</w:t>
      </w:r>
      <w:r w:rsidDel="00000000" w:rsidR="00000000" w:rsidRPr="00000000">
        <w:rPr>
          <w:rFonts w:ascii="Consolas" w:cs="Consolas" w:eastAsia="Consolas" w:hAnsi="Consolas"/>
          <w:color w:val="098658"/>
          <w:sz w:val="21"/>
          <w:szCs w:val="21"/>
          <w:rtl w:val="0"/>
        </w:rPr>
        <w:t xml:space="preserve">2</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D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survived</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Integer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parseInt</w:t>
      </w:r>
      <w:r w:rsidDel="00000000" w:rsidR="00000000" w:rsidRPr="00000000">
        <w:rPr>
          <w:rFonts w:ascii="Consolas" w:cs="Consolas" w:eastAsia="Consolas" w:hAnsi="Consolas"/>
          <w:color w:val="000000"/>
          <w:sz w:val="21"/>
          <w:szCs w:val="21"/>
          <w:rtl w:val="0"/>
        </w:rPr>
        <w:t xml:space="preserve">(tokens[</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D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double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age</w:t>
      </w:r>
      <w:r w:rsidDel="00000000" w:rsidR="00000000" w:rsidRPr="00000000">
        <w:rPr>
          <w:rFonts w:ascii="Consolas" w:cs="Consolas" w:eastAsia="Consolas" w:hAnsi="Consolas"/>
          <w:color w:val="000000"/>
          <w:sz w:val="21"/>
          <w:szCs w:val="21"/>
          <w:rtl w:val="0"/>
        </w:rPr>
        <w:t xml:space="preserve"> = tokens[</w:t>
      </w:r>
      <w:r w:rsidDel="00000000" w:rsidR="00000000" w:rsidRPr="00000000">
        <w:rPr>
          <w:rFonts w:ascii="Consolas" w:cs="Consolas" w:eastAsia="Consolas" w:hAnsi="Consolas"/>
          <w:color w:val="098658"/>
          <w:sz w:val="21"/>
          <w:szCs w:val="21"/>
          <w:rtl w:val="0"/>
        </w:rPr>
        <w:t xml:space="preserve">5</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equals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Double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parseDouble</w:t>
      </w:r>
      <w:r w:rsidDel="00000000" w:rsidR="00000000" w:rsidRPr="00000000">
        <w:rPr>
          <w:rFonts w:ascii="Consolas" w:cs="Consolas" w:eastAsia="Consolas" w:hAnsi="Consolas"/>
          <w:color w:val="000000"/>
          <w:sz w:val="21"/>
          <w:szCs w:val="21"/>
          <w:rtl w:val="0"/>
        </w:rPr>
        <w:t xml:space="preserve">(tokens[</w:t>
      </w:r>
      <w:r w:rsidDel="00000000" w:rsidR="00000000" w:rsidRPr="00000000">
        <w:rPr>
          <w:rFonts w:ascii="Consolas" w:cs="Consolas" w:eastAsia="Consolas" w:hAnsi="Consolas"/>
          <w:color w:val="098658"/>
          <w:sz w:val="21"/>
          <w:szCs w:val="21"/>
          <w:rtl w:val="0"/>
        </w:rPr>
        <w:t xml:space="preserve">5</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D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classKey</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w:t>
      </w:r>
      <w:r w:rsidDel="00000000" w:rsidR="00000000" w:rsidRPr="00000000">
        <w:rPr>
          <w:rFonts w:ascii="Consolas" w:cs="Consolas" w:eastAsia="Consolas" w:hAnsi="Consolas"/>
          <w:color w:val="000000"/>
          <w:sz w:val="21"/>
          <w:szCs w:val="21"/>
          <w:rtl w:val="0"/>
        </w:rPr>
        <w:t xml:space="preserve">(pclass);</w:t>
      </w:r>
    </w:p>
    <w:p w:rsidR="00000000" w:rsidDel="00000000" w:rsidP="00000000" w:rsidRDefault="00000000" w:rsidRPr="00000000" w14:paraId="000007D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TitanicData</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data</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TitanicData</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D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data</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addPassenger</w:t>
      </w:r>
      <w:r w:rsidDel="00000000" w:rsidR="00000000" w:rsidRPr="00000000">
        <w:rPr>
          <w:rFonts w:ascii="Consolas" w:cs="Consolas" w:eastAsia="Consolas" w:hAnsi="Consolas"/>
          <w:color w:val="000000"/>
          <w:sz w:val="21"/>
          <w:szCs w:val="21"/>
          <w:rtl w:val="0"/>
        </w:rPr>
        <w:t xml:space="preserve">(survived, age);</w:t>
      </w:r>
    </w:p>
    <w:p w:rsidR="00000000" w:rsidDel="00000000" w:rsidP="00000000" w:rsidRDefault="00000000" w:rsidRPr="00000000" w14:paraId="000007D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write</w:t>
      </w:r>
      <w:r w:rsidDel="00000000" w:rsidR="00000000" w:rsidRPr="00000000">
        <w:rPr>
          <w:rFonts w:ascii="Consolas" w:cs="Consolas" w:eastAsia="Consolas" w:hAnsi="Consolas"/>
          <w:color w:val="000000"/>
          <w:sz w:val="21"/>
          <w:szCs w:val="21"/>
          <w:rtl w:val="0"/>
        </w:rPr>
        <w:t xml:space="preserve">(classKey, data);</w:t>
      </w:r>
    </w:p>
    <w:p w:rsidR="00000000" w:rsidDel="00000000" w:rsidP="00000000" w:rsidRDefault="00000000" w:rsidRPr="00000000" w14:paraId="000007D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catch</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NumberFormatException</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267f99"/>
          <w:sz w:val="21"/>
          <w:szCs w:val="21"/>
          <w:rtl w:val="0"/>
        </w:rPr>
        <w:t xml:space="preserve">ArrayIndexOutOfBoundsException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e</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D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D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D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TitanicReducer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extends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Reducer</w:t>
      </w:r>
      <w:r w:rsidDel="00000000" w:rsidR="00000000" w:rsidRPr="00000000">
        <w:rPr>
          <w:rFonts w:ascii="Consolas" w:cs="Consolas" w:eastAsia="Consolas" w:hAnsi="Consolas"/>
          <w:color w:val="000000"/>
          <w:sz w:val="21"/>
          <w:szCs w:val="21"/>
          <w:rtl w:val="0"/>
        </w:rPr>
        <w:t xml:space="preserve"> &lt;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D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TitanicData</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D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D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&gt; {</w:t>
      </w:r>
    </w:p>
    <w:p w:rsidR="00000000" w:rsidDel="00000000" w:rsidP="00000000" w:rsidRDefault="00000000" w:rsidRPr="00000000" w14:paraId="000007E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result</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Text</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E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reduce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key</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Iterable</w:t>
      </w:r>
      <w:r w:rsidDel="00000000" w:rsidR="00000000" w:rsidRPr="00000000">
        <w:rPr>
          <w:rFonts w:ascii="Consolas" w:cs="Consolas" w:eastAsia="Consolas" w:hAnsi="Consolas"/>
          <w:color w:val="000000"/>
          <w:sz w:val="21"/>
          <w:szCs w:val="21"/>
          <w:rtl w:val="0"/>
        </w:rPr>
        <w:t xml:space="preserve"> &lt; </w:t>
      </w:r>
      <w:r w:rsidDel="00000000" w:rsidR="00000000" w:rsidRPr="00000000">
        <w:rPr>
          <w:rFonts w:ascii="Consolas" w:cs="Consolas" w:eastAsia="Consolas" w:hAnsi="Consolas"/>
          <w:color w:val="267f99"/>
          <w:sz w:val="21"/>
          <w:szCs w:val="21"/>
          <w:rtl w:val="0"/>
        </w:rPr>
        <w:t xml:space="preserve">TitanicData</w:t>
      </w:r>
      <w:r w:rsidDel="00000000" w:rsidR="00000000" w:rsidRPr="00000000">
        <w:rPr>
          <w:rFonts w:ascii="Consolas" w:cs="Consolas" w:eastAsia="Consolas" w:hAnsi="Consolas"/>
          <w:color w:val="000000"/>
          <w:sz w:val="21"/>
          <w:szCs w:val="21"/>
          <w:rtl w:val="0"/>
        </w:rPr>
        <w:t xml:space="preserve"> &gt; </w:t>
      </w:r>
      <w:r w:rsidDel="00000000" w:rsidR="00000000" w:rsidRPr="00000000">
        <w:rPr>
          <w:rFonts w:ascii="Consolas" w:cs="Consolas" w:eastAsia="Consolas" w:hAnsi="Consolas"/>
          <w:color w:val="001080"/>
          <w:sz w:val="21"/>
          <w:szCs w:val="21"/>
          <w:rtl w:val="0"/>
        </w:rPr>
        <w:t xml:space="preserve">values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IOException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E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InterruptedException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E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TitanicData</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aggregatedData</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TitanicData</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E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for</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TitanicData</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data</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000000"/>
          <w:sz w:val="21"/>
          <w:szCs w:val="21"/>
          <w:rtl w:val="0"/>
        </w:rPr>
        <w:t xml:space="preserve"> values) {</w:t>
      </w:r>
    </w:p>
    <w:p w:rsidR="00000000" w:rsidDel="00000000" w:rsidP="00000000" w:rsidRDefault="00000000" w:rsidRPr="00000000" w14:paraId="000007E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aggregatedData</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totalPassengers</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data</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getTotalPassengers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E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aggregatedData</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survived</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data</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survived</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E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aggregatedData</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totalAge</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data</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totalAge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E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E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double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survivalRate</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aggregatedData</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getSurvivalRate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E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double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avgAge</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aggregatedData</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getAverageAge</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E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int</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totalPassengers</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aggregatedData</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getTotalPassengers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E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resultString</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String</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format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a31515"/>
          <w:sz w:val="21"/>
          <w:szCs w:val="21"/>
          <w:rtl w:val="0"/>
        </w:rPr>
        <w:t xml:space="preserve">"Total Passengers: %d, Survival Rate: %.2f%%, Average Age: %.2f"</w:t>
      </w:r>
      <w:r w:rsidDel="00000000" w:rsidR="00000000" w:rsidRPr="00000000">
        <w:rPr>
          <w:rFonts w:ascii="Consolas" w:cs="Consolas" w:eastAsia="Consolas" w:hAnsi="Consolas"/>
          <w:color w:val="000000"/>
          <w:sz w:val="21"/>
          <w:szCs w:val="21"/>
          <w:rtl w:val="0"/>
        </w:rPr>
        <w:t xml:space="preserve">, totalPassengers, survivalRate, avgAge);</w:t>
      </w:r>
    </w:p>
    <w:p w:rsidR="00000000" w:rsidDel="00000000" w:rsidP="00000000" w:rsidRDefault="00000000" w:rsidRPr="00000000" w14:paraId="000007E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result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w:t>
      </w:r>
      <w:r w:rsidDel="00000000" w:rsidR="00000000" w:rsidRPr="00000000">
        <w:rPr>
          <w:rFonts w:ascii="Consolas" w:cs="Consolas" w:eastAsia="Consolas" w:hAnsi="Consolas"/>
          <w:color w:val="000000"/>
          <w:sz w:val="21"/>
          <w:szCs w:val="21"/>
          <w:rtl w:val="0"/>
        </w:rPr>
        <w:t xml:space="preserve">(resultString);</w:t>
      </w:r>
    </w:p>
    <w:p w:rsidR="00000000" w:rsidDel="00000000" w:rsidP="00000000" w:rsidRDefault="00000000" w:rsidRPr="00000000" w14:paraId="000007EE">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write</w:t>
      </w:r>
      <w:r w:rsidDel="00000000" w:rsidR="00000000" w:rsidRPr="00000000">
        <w:rPr>
          <w:rFonts w:ascii="Consolas" w:cs="Consolas" w:eastAsia="Consolas" w:hAnsi="Consolas"/>
          <w:color w:val="000000"/>
          <w:sz w:val="21"/>
          <w:szCs w:val="21"/>
          <w:rtl w:val="0"/>
        </w:rPr>
        <w:t xml:space="preserve">(key, result);</w:t>
      </w:r>
    </w:p>
    <w:p w:rsidR="00000000" w:rsidDel="00000000" w:rsidP="00000000" w:rsidRDefault="00000000" w:rsidRPr="00000000" w14:paraId="000007EF">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F0">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F1">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static</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void</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main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267f99"/>
          <w:sz w:val="21"/>
          <w:szCs w:val="21"/>
          <w:rtl w:val="0"/>
        </w:rPr>
        <w:t xml:space="preserve">String</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args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00ff"/>
          <w:sz w:val="21"/>
          <w:szCs w:val="21"/>
          <w:rtl w:val="0"/>
        </w:rPr>
        <w:t xml:space="preserve">throws</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Exception</w:t>
      </w: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F2">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Configuration</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conf</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Configuration</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F3">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267f99"/>
          <w:sz w:val="21"/>
          <w:szCs w:val="21"/>
          <w:rtl w:val="0"/>
        </w:rPr>
        <w:t xml:space="preserve">Job</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 =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getInstance</w:t>
      </w:r>
      <w:r w:rsidDel="00000000" w:rsidR="00000000" w:rsidRPr="00000000">
        <w:rPr>
          <w:rFonts w:ascii="Consolas" w:cs="Consolas" w:eastAsia="Consolas" w:hAnsi="Consolas"/>
          <w:color w:val="000000"/>
          <w:sz w:val="21"/>
          <w:szCs w:val="21"/>
          <w:rtl w:val="0"/>
        </w:rPr>
        <w:t xml:space="preserve">(conf, </w:t>
      </w:r>
      <w:r w:rsidDel="00000000" w:rsidR="00000000" w:rsidRPr="00000000">
        <w:rPr>
          <w:rFonts w:ascii="Consolas" w:cs="Consolas" w:eastAsia="Consolas" w:hAnsi="Consolas"/>
          <w:color w:val="a31515"/>
          <w:sz w:val="21"/>
          <w:szCs w:val="21"/>
          <w:rtl w:val="0"/>
        </w:rPr>
        <w:t xml:space="preserve">"Titanic Aggregator"</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F4">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setJarByClass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Aggregate</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F5">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setMapperClass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TitanicMapper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F6">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setReducerClass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TitanicReducer</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F7">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setOutputKeyClass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Text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F8">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setOutputValueClass</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TitanicData</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class</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F9">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FileInputFormat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addInputPath</w:t>
      </w:r>
      <w:r w:rsidDel="00000000" w:rsidR="00000000" w:rsidRPr="00000000">
        <w:rPr>
          <w:rFonts w:ascii="Consolas" w:cs="Consolas" w:eastAsia="Consolas" w:hAnsi="Consolas"/>
          <w:color w:val="000000"/>
          <w:sz w:val="21"/>
          <w:szCs w:val="21"/>
          <w:rtl w:val="0"/>
        </w:rPr>
        <w:t xml:space="preserve">(job,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Path</w:t>
      </w:r>
      <w:r w:rsidDel="00000000" w:rsidR="00000000" w:rsidRPr="00000000">
        <w:rPr>
          <w:rFonts w:ascii="Consolas" w:cs="Consolas" w:eastAsia="Consolas" w:hAnsi="Consolas"/>
          <w:color w:val="000000"/>
          <w:sz w:val="21"/>
          <w:szCs w:val="21"/>
          <w:rtl w:val="0"/>
        </w:rPr>
        <w:t xml:space="preserve">(args[</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FA">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FileOutputFormat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setOutputPath</w:t>
      </w:r>
      <w:r w:rsidDel="00000000" w:rsidR="00000000" w:rsidRPr="00000000">
        <w:rPr>
          <w:rFonts w:ascii="Consolas" w:cs="Consolas" w:eastAsia="Consolas" w:hAnsi="Consolas"/>
          <w:color w:val="000000"/>
          <w:sz w:val="21"/>
          <w:szCs w:val="21"/>
          <w:rtl w:val="0"/>
        </w:rPr>
        <w:t xml:space="preserve">(job, </w:t>
      </w:r>
      <w:r w:rsidDel="00000000" w:rsidR="00000000" w:rsidRPr="00000000">
        <w:rPr>
          <w:rFonts w:ascii="Consolas" w:cs="Consolas" w:eastAsia="Consolas" w:hAnsi="Consolas"/>
          <w:color w:val="af00db"/>
          <w:sz w:val="21"/>
          <w:szCs w:val="21"/>
          <w:rtl w:val="0"/>
        </w:rPr>
        <w:t xml:space="preserve">new</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795e26"/>
          <w:sz w:val="21"/>
          <w:szCs w:val="21"/>
          <w:rtl w:val="0"/>
        </w:rPr>
        <w:t xml:space="preserve">Path</w:t>
      </w:r>
      <w:r w:rsidDel="00000000" w:rsidR="00000000" w:rsidRPr="00000000">
        <w:rPr>
          <w:rFonts w:ascii="Consolas" w:cs="Consolas" w:eastAsia="Consolas" w:hAnsi="Consolas"/>
          <w:color w:val="000000"/>
          <w:sz w:val="21"/>
          <w:szCs w:val="21"/>
          <w:rtl w:val="0"/>
        </w:rPr>
        <w:t xml:space="preserve">(args[</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FB">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01080"/>
          <w:sz w:val="21"/>
          <w:szCs w:val="21"/>
          <w:rtl w:val="0"/>
        </w:rPr>
        <w:t xml:space="preserve">System</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exit</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1080"/>
          <w:sz w:val="21"/>
          <w:szCs w:val="21"/>
          <w:rtl w:val="0"/>
        </w:rPr>
        <w:t xml:space="preserve">job</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795e26"/>
          <w:sz w:val="21"/>
          <w:szCs w:val="21"/>
          <w:rtl w:val="0"/>
        </w:rPr>
        <w:t xml:space="preserve">waitForCompletion</w:t>
      </w:r>
      <w:r w:rsidDel="00000000" w:rsidR="00000000" w:rsidRPr="00000000">
        <w:rPr>
          <w:rFonts w:ascii="Consolas" w:cs="Consolas" w:eastAsia="Consolas" w:hAnsi="Consolas"/>
          <w:color w:val="000000"/>
          <w:sz w:val="21"/>
          <w:szCs w:val="21"/>
          <w:rtl w:val="0"/>
        </w:rPr>
        <w:t xml:space="preserve">(</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0</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af00db"/>
          <w:sz w:val="21"/>
          <w:szCs w:val="21"/>
          <w:rtl w:val="0"/>
        </w:rPr>
        <w:t xml:space="preserve">:</w:t>
      </w:r>
      <w:r w:rsidDel="00000000" w:rsidR="00000000" w:rsidRPr="00000000">
        <w:rPr>
          <w:rFonts w:ascii="Consolas" w:cs="Consolas" w:eastAsia="Consolas" w:hAnsi="Consolas"/>
          <w:color w:val="000000"/>
          <w:sz w:val="21"/>
          <w:szCs w:val="21"/>
          <w:rtl w:val="0"/>
        </w:rPr>
        <w:t xml:space="preserve"> </w:t>
      </w:r>
      <w:r w:rsidDel="00000000" w:rsidR="00000000" w:rsidRPr="00000000">
        <w:rPr>
          <w:rFonts w:ascii="Consolas" w:cs="Consolas" w:eastAsia="Consolas" w:hAnsi="Consolas"/>
          <w:color w:val="098658"/>
          <w:sz w:val="21"/>
          <w:szCs w:val="21"/>
          <w:rtl w:val="0"/>
        </w:rPr>
        <w:t xml:space="preserve">1</w:t>
      </w: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FC">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  }</w:t>
      </w:r>
    </w:p>
    <w:p w:rsidR="00000000" w:rsidDel="00000000" w:rsidP="00000000" w:rsidRDefault="00000000" w:rsidRPr="00000000" w14:paraId="000007FD">
      <w:pPr>
        <w:shd w:fill="ffffff" w:val="clear"/>
        <w:rPr>
          <w:rFonts w:ascii="Consolas" w:cs="Consolas" w:eastAsia="Consolas" w:hAnsi="Consolas"/>
          <w:color w:val="000000"/>
          <w:sz w:val="21"/>
          <w:szCs w:val="21"/>
        </w:rPr>
      </w:pPr>
      <w:r w:rsidDel="00000000" w:rsidR="00000000" w:rsidRPr="00000000">
        <w:rPr>
          <w:rFonts w:ascii="Consolas" w:cs="Consolas" w:eastAsia="Consolas" w:hAnsi="Consolas"/>
          <w:color w:val="000000"/>
          <w:sz w:val="21"/>
          <w:szCs w:val="21"/>
          <w:rtl w:val="0"/>
        </w:rPr>
        <w:t xml:space="preserve">}</w:t>
      </w:r>
    </w:p>
    <w:p w:rsidR="00000000" w:rsidDel="00000000" w:rsidP="00000000" w:rsidRDefault="00000000" w:rsidRPr="00000000" w14:paraId="000007FE">
      <w:pPr>
        <w:shd w:fill="ffffff" w:val="clear"/>
        <w:spacing w:after="240" w:lineRule="auto"/>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7FF">
      <w:pPr>
        <w:shd w:fill="ffffff" w:val="clear"/>
        <w:rPr>
          <w:rFonts w:ascii="Consolas" w:cs="Consolas" w:eastAsia="Consolas" w:hAnsi="Consolas"/>
          <w:color w:val="000000"/>
          <w:sz w:val="21"/>
          <w:szCs w:val="21"/>
        </w:rPr>
      </w:pPr>
      <w:r w:rsidDel="00000000" w:rsidR="00000000" w:rsidRPr="00000000">
        <w:rPr>
          <w:rtl w:val="0"/>
        </w:rPr>
      </w:r>
    </w:p>
    <w:p w:rsidR="00000000" w:rsidDel="00000000" w:rsidP="00000000" w:rsidRDefault="00000000" w:rsidRPr="00000000" w14:paraId="00000800">
      <w:pPr>
        <w:rPr>
          <w:rFonts w:ascii="Consolas" w:cs="Consolas" w:eastAsia="Consolas" w:hAnsi="Consolas"/>
          <w:color w:val="000000"/>
          <w:sz w:val="19"/>
          <w:szCs w:val="19"/>
        </w:rPr>
      </w:pPr>
      <w:r w:rsidDel="00000000" w:rsidR="00000000" w:rsidRPr="00000000">
        <w:br w:type="page"/>
      </w:r>
      <w:r w:rsidDel="00000000" w:rsidR="00000000" w:rsidRPr="00000000">
        <w:rPr>
          <w:rtl w:val="0"/>
        </w:rPr>
      </w:r>
    </w:p>
    <w:p w:rsidR="00000000" w:rsidDel="00000000" w:rsidP="00000000" w:rsidRDefault="00000000" w:rsidRPr="00000000" w14:paraId="0000080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802">
      <w:pPr>
        <w:jc w:val="center"/>
        <w:rPr/>
      </w:pPr>
      <w:r w:rsidDel="00000000" w:rsidR="00000000" w:rsidRPr="00000000">
        <w:rPr/>
        <w:drawing>
          <wp:inline distB="0" distT="0" distL="0" distR="0">
            <wp:extent cx="5256000" cy="843196"/>
            <wp:effectExtent b="0" l="0" r="0" t="0"/>
            <wp:docPr id="2126535743" name="image13.png"/>
            <a:graphic>
              <a:graphicData uri="http://schemas.openxmlformats.org/drawingml/2006/picture">
                <pic:pic>
                  <pic:nvPicPr>
                    <pic:cNvPr id="0" name="image13.png"/>
                    <pic:cNvPicPr preferRelativeResize="0"/>
                  </pic:nvPicPr>
                  <pic:blipFill>
                    <a:blip r:embed="rId117"/>
                    <a:srcRect b="0" l="0" r="0" t="0"/>
                    <a:stretch>
                      <a:fillRect/>
                    </a:stretch>
                  </pic:blipFill>
                  <pic:spPr>
                    <a:xfrm>
                      <a:off x="0" y="0"/>
                      <a:ext cx="5256000" cy="843196"/>
                    </a:xfrm>
                    <a:prstGeom prst="rect"/>
                    <a:ln/>
                  </pic:spPr>
                </pic:pic>
              </a:graphicData>
            </a:graphic>
          </wp:inline>
        </w:drawing>
      </w:r>
      <w:r w:rsidDel="00000000" w:rsidR="00000000" w:rsidRPr="00000000">
        <w:rPr>
          <w:rtl w:val="0"/>
        </w:rPr>
      </w:r>
    </w:p>
    <w:p w:rsidR="00000000" w:rsidDel="00000000" w:rsidP="00000000" w:rsidRDefault="00000000" w:rsidRPr="00000000" w14:paraId="00000803">
      <w:pPr>
        <w:jc w:val="center"/>
        <w:rPr/>
      </w:pPr>
      <w:r w:rsidDel="00000000" w:rsidR="00000000" w:rsidRPr="00000000">
        <w:rPr>
          <w:rtl w:val="0"/>
        </w:rPr>
      </w:r>
    </w:p>
    <w:p w:rsidR="00000000" w:rsidDel="00000000" w:rsidP="00000000" w:rsidRDefault="00000000" w:rsidRPr="00000000" w14:paraId="0000080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805">
      <w:pPr>
        <w:jc w:val="center"/>
        <w:rPr/>
      </w:pPr>
      <w:r w:rsidDel="00000000" w:rsidR="00000000" w:rsidRPr="00000000">
        <w:rPr/>
        <w:drawing>
          <wp:inline distB="0" distT="0" distL="0" distR="0">
            <wp:extent cx="5256000" cy="4543825"/>
            <wp:effectExtent b="0" l="0" r="0" t="0"/>
            <wp:docPr id="2126535818" name="image86.png"/>
            <a:graphic>
              <a:graphicData uri="http://schemas.openxmlformats.org/drawingml/2006/picture">
                <pic:pic>
                  <pic:nvPicPr>
                    <pic:cNvPr id="0" name="image86.png"/>
                    <pic:cNvPicPr preferRelativeResize="0"/>
                  </pic:nvPicPr>
                  <pic:blipFill>
                    <a:blip r:embed="rId118"/>
                    <a:srcRect b="0" l="0" r="0" t="0"/>
                    <a:stretch>
                      <a:fillRect/>
                    </a:stretch>
                  </pic:blipFill>
                  <pic:spPr>
                    <a:xfrm>
                      <a:off x="0" y="0"/>
                      <a:ext cx="5256000" cy="4543825"/>
                    </a:xfrm>
                    <a:prstGeom prst="rect"/>
                    <a:ln/>
                  </pic:spPr>
                </pic:pic>
              </a:graphicData>
            </a:graphic>
          </wp:inline>
        </w:drawing>
      </w:r>
      <w:r w:rsidDel="00000000" w:rsidR="00000000" w:rsidRPr="00000000">
        <w:rPr>
          <w:rtl w:val="0"/>
        </w:rPr>
      </w:r>
    </w:p>
    <w:p w:rsidR="00000000" w:rsidDel="00000000" w:rsidP="00000000" w:rsidRDefault="00000000" w:rsidRPr="00000000" w14:paraId="00000806">
      <w:pPr>
        <w:rPr/>
      </w:pPr>
      <w:r w:rsidDel="00000000" w:rsidR="00000000" w:rsidRPr="00000000">
        <w:rPr>
          <w:rtl w:val="0"/>
        </w:rPr>
      </w:r>
    </w:p>
    <w:p w:rsidR="00000000" w:rsidDel="00000000" w:rsidP="00000000" w:rsidRDefault="00000000" w:rsidRPr="00000000" w14:paraId="000008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808">
      <w:pPr>
        <w:jc w:val="center"/>
        <w:rPr/>
      </w:pPr>
      <w:r w:rsidDel="00000000" w:rsidR="00000000" w:rsidRPr="00000000">
        <w:rPr/>
        <w:drawing>
          <wp:inline distB="0" distT="0" distL="0" distR="0">
            <wp:extent cx="5256000" cy="1067388"/>
            <wp:effectExtent b="0" l="0" r="0" t="0"/>
            <wp:docPr id="2126535812" name="image94.png"/>
            <a:graphic>
              <a:graphicData uri="http://schemas.openxmlformats.org/drawingml/2006/picture">
                <pic:pic>
                  <pic:nvPicPr>
                    <pic:cNvPr id="0" name="image94.png"/>
                    <pic:cNvPicPr preferRelativeResize="0"/>
                  </pic:nvPicPr>
                  <pic:blipFill>
                    <a:blip r:embed="rId119"/>
                    <a:srcRect b="0" l="0" r="0" t="0"/>
                    <a:stretch>
                      <a:fillRect/>
                    </a:stretch>
                  </pic:blipFill>
                  <pic:spPr>
                    <a:xfrm>
                      <a:off x="0" y="0"/>
                      <a:ext cx="5256000" cy="1067388"/>
                    </a:xfrm>
                    <a:prstGeom prst="rect"/>
                    <a:ln/>
                  </pic:spPr>
                </pic:pic>
              </a:graphicData>
            </a:graphic>
          </wp:inline>
        </w:drawing>
      </w:r>
      <w:r w:rsidDel="00000000" w:rsidR="00000000" w:rsidRPr="00000000">
        <w:rPr>
          <w:rtl w:val="0"/>
        </w:rPr>
      </w:r>
    </w:p>
    <w:p w:rsidR="00000000" w:rsidDel="00000000" w:rsidP="00000000" w:rsidRDefault="00000000" w:rsidRPr="00000000" w14:paraId="00000809">
      <w:pPr>
        <w:rPr/>
      </w:pPr>
      <w:r w:rsidDel="00000000" w:rsidR="00000000" w:rsidRPr="00000000">
        <w:rPr>
          <w:rtl w:val="0"/>
        </w:rPr>
      </w:r>
    </w:p>
    <w:p w:rsidR="00000000" w:rsidDel="00000000" w:rsidP="00000000" w:rsidRDefault="00000000" w:rsidRPr="00000000" w14:paraId="000008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80B">
      <w:pPr>
        <w:jc w:val="center"/>
        <w:rPr/>
      </w:pPr>
      <w:r w:rsidDel="00000000" w:rsidR="00000000" w:rsidRPr="00000000">
        <w:rPr/>
        <w:drawing>
          <wp:inline distB="0" distT="0" distL="0" distR="0">
            <wp:extent cx="5256000" cy="1516355"/>
            <wp:effectExtent b="0" l="0" r="0" t="0"/>
            <wp:docPr id="2126535811" name="image73.png"/>
            <a:graphic>
              <a:graphicData uri="http://schemas.openxmlformats.org/drawingml/2006/picture">
                <pic:pic>
                  <pic:nvPicPr>
                    <pic:cNvPr id="0" name="image73.png"/>
                    <pic:cNvPicPr preferRelativeResize="0"/>
                  </pic:nvPicPr>
                  <pic:blipFill>
                    <a:blip r:embed="rId120"/>
                    <a:srcRect b="0" l="0" r="0" t="0"/>
                    <a:stretch>
                      <a:fillRect/>
                    </a:stretch>
                  </pic:blipFill>
                  <pic:spPr>
                    <a:xfrm>
                      <a:off x="0" y="0"/>
                      <a:ext cx="5256000" cy="1516355"/>
                    </a:xfrm>
                    <a:prstGeom prst="rect"/>
                    <a:ln/>
                  </pic:spPr>
                </pic:pic>
              </a:graphicData>
            </a:graphic>
          </wp:inline>
        </w:drawing>
      </w:r>
      <w:r w:rsidDel="00000000" w:rsidR="00000000" w:rsidRPr="00000000">
        <w:rPr>
          <w:rtl w:val="0"/>
        </w:rPr>
      </w:r>
    </w:p>
    <w:p w:rsidR="00000000" w:rsidDel="00000000" w:rsidP="00000000" w:rsidRDefault="00000000" w:rsidRPr="00000000" w14:paraId="0000080C">
      <w:pPr>
        <w:jc w:val="center"/>
        <w:rPr/>
      </w:pPr>
      <w:r w:rsidDel="00000000" w:rsidR="00000000" w:rsidRPr="00000000">
        <w:rPr>
          <w:rtl w:val="0"/>
        </w:rPr>
      </w:r>
    </w:p>
    <w:p w:rsidR="00000000" w:rsidDel="00000000" w:rsidP="00000000" w:rsidRDefault="00000000" w:rsidRPr="00000000" w14:paraId="0000080D">
      <w:pPr>
        <w:jc w:val="center"/>
        <w:rPr/>
      </w:pPr>
      <w:r w:rsidDel="00000000" w:rsidR="00000000" w:rsidRPr="00000000">
        <w:rPr>
          <w:rtl w:val="0"/>
        </w:rPr>
      </w:r>
    </w:p>
    <w:p w:rsidR="00000000" w:rsidDel="00000000" w:rsidP="00000000" w:rsidRDefault="00000000" w:rsidRPr="00000000" w14:paraId="000008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r>
    </w:p>
    <w:p w:rsidR="00000000" w:rsidDel="00000000" w:rsidP="00000000" w:rsidRDefault="00000000" w:rsidRPr="00000000" w14:paraId="0000080F">
      <w:pPr>
        <w:spacing w:line="360" w:lineRule="auto"/>
        <w:jc w:val="center"/>
        <w:rPr/>
      </w:pPr>
      <w:r w:rsidDel="00000000" w:rsidR="00000000" w:rsidRPr="00000000">
        <w:rPr/>
        <w:drawing>
          <wp:inline distB="0" distT="0" distL="0" distR="0">
            <wp:extent cx="5258086" cy="675757"/>
            <wp:effectExtent b="0" l="0" r="0" t="0"/>
            <wp:docPr id="2126535814" name="image80.png"/>
            <a:graphic>
              <a:graphicData uri="http://schemas.openxmlformats.org/drawingml/2006/picture">
                <pic:pic>
                  <pic:nvPicPr>
                    <pic:cNvPr id="0" name="image80.png"/>
                    <pic:cNvPicPr preferRelativeResize="0"/>
                  </pic:nvPicPr>
                  <pic:blipFill>
                    <a:blip r:embed="rId103"/>
                    <a:srcRect b="0" l="0" r="0" t="0"/>
                    <a:stretch>
                      <a:fillRect/>
                    </a:stretch>
                  </pic:blipFill>
                  <pic:spPr>
                    <a:xfrm>
                      <a:off x="0" y="0"/>
                      <a:ext cx="5258086" cy="675757"/>
                    </a:xfrm>
                    <a:prstGeom prst="rect"/>
                    <a:ln/>
                  </pic:spPr>
                </pic:pic>
              </a:graphicData>
            </a:graphic>
          </wp:inline>
        </w:drawing>
      </w:r>
      <w:r w:rsidDel="00000000" w:rsidR="00000000" w:rsidRPr="00000000">
        <w:rPr>
          <w:rtl w:val="0"/>
        </w:rPr>
      </w:r>
    </w:p>
    <w:p w:rsidR="00000000" w:rsidDel="00000000" w:rsidP="00000000" w:rsidRDefault="00000000" w:rsidRPr="00000000" w14:paraId="00000810">
      <w:pPr>
        <w:spacing w:line="240" w:lineRule="auto"/>
        <w:jc w:val="center"/>
        <w:rPr/>
      </w:pPr>
      <w:r w:rsidDel="00000000" w:rsidR="00000000" w:rsidRPr="00000000">
        <w:rPr>
          <w:rtl w:val="0"/>
        </w:rPr>
      </w:r>
    </w:p>
    <w:p w:rsidR="00000000" w:rsidDel="00000000" w:rsidP="00000000" w:rsidRDefault="00000000" w:rsidRPr="00000000" w14:paraId="0000081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r>
    </w:p>
    <w:p w:rsidR="00000000" w:rsidDel="00000000" w:rsidP="00000000" w:rsidRDefault="00000000" w:rsidRPr="00000000" w14:paraId="00000812">
      <w:pPr>
        <w:spacing w:after="240" w:line="240" w:lineRule="auto"/>
        <w:jc w:val="center"/>
        <w:rPr/>
      </w:pPr>
      <w:r w:rsidDel="00000000" w:rsidR="00000000" w:rsidRPr="00000000">
        <w:rPr/>
        <w:drawing>
          <wp:inline distB="0" distT="0" distL="0" distR="0">
            <wp:extent cx="5256016" cy="1737819"/>
            <wp:effectExtent b="0" l="0" r="0" t="0"/>
            <wp:docPr id="2126535813" name="image84.png"/>
            <a:graphic>
              <a:graphicData uri="http://schemas.openxmlformats.org/drawingml/2006/picture">
                <pic:pic>
                  <pic:nvPicPr>
                    <pic:cNvPr id="0" name="image84.png"/>
                    <pic:cNvPicPr preferRelativeResize="0"/>
                  </pic:nvPicPr>
                  <pic:blipFill>
                    <a:blip r:embed="rId104"/>
                    <a:srcRect b="0" l="0" r="0" t="0"/>
                    <a:stretch>
                      <a:fillRect/>
                    </a:stretch>
                  </pic:blipFill>
                  <pic:spPr>
                    <a:xfrm>
                      <a:off x="0" y="0"/>
                      <a:ext cx="5256016" cy="1737819"/>
                    </a:xfrm>
                    <a:prstGeom prst="rect"/>
                    <a:ln/>
                  </pic:spPr>
                </pic:pic>
              </a:graphicData>
            </a:graphic>
          </wp:inline>
        </w:drawing>
      </w:r>
      <w:r w:rsidDel="00000000" w:rsidR="00000000" w:rsidRPr="00000000">
        <w:rPr>
          <w:rtl w:val="0"/>
        </w:rPr>
      </w:r>
    </w:p>
    <w:p w:rsidR="00000000" w:rsidDel="00000000" w:rsidP="00000000" w:rsidRDefault="00000000" w:rsidRPr="00000000" w14:paraId="00000813">
      <w:pPr>
        <w:spacing w:after="240" w:line="240" w:lineRule="auto"/>
        <w:jc w:val="center"/>
        <w:rPr/>
      </w:pPr>
      <w:r w:rsidDel="00000000" w:rsidR="00000000" w:rsidRPr="00000000">
        <w:rPr>
          <w:rtl w:val="0"/>
        </w:rPr>
      </w:r>
    </w:p>
    <w:p w:rsidR="00000000" w:rsidDel="00000000" w:rsidP="00000000" w:rsidRDefault="00000000" w:rsidRPr="00000000" w14:paraId="000008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r>
    </w:p>
    <w:p w:rsidR="00000000" w:rsidDel="00000000" w:rsidP="00000000" w:rsidRDefault="00000000" w:rsidRPr="00000000" w14:paraId="00000815">
      <w:pPr>
        <w:spacing w:after="240" w:line="240" w:lineRule="auto"/>
        <w:jc w:val="center"/>
        <w:rPr/>
      </w:pPr>
      <w:r w:rsidDel="00000000" w:rsidR="00000000" w:rsidRPr="00000000">
        <w:rPr/>
        <w:drawing>
          <wp:inline distB="0" distT="0" distL="0" distR="0">
            <wp:extent cx="5256000" cy="843196"/>
            <wp:effectExtent b="0" l="0" r="0" t="0"/>
            <wp:docPr id="2126535809" name="image76.png"/>
            <a:graphic>
              <a:graphicData uri="http://schemas.openxmlformats.org/drawingml/2006/picture">
                <pic:pic>
                  <pic:nvPicPr>
                    <pic:cNvPr id="0" name="image76.png"/>
                    <pic:cNvPicPr preferRelativeResize="0"/>
                  </pic:nvPicPr>
                  <pic:blipFill>
                    <a:blip r:embed="rId121"/>
                    <a:srcRect b="0" l="0" r="0" t="0"/>
                    <a:stretch>
                      <a:fillRect/>
                    </a:stretch>
                  </pic:blipFill>
                  <pic:spPr>
                    <a:xfrm>
                      <a:off x="0" y="0"/>
                      <a:ext cx="5256000" cy="843196"/>
                    </a:xfrm>
                    <a:prstGeom prst="rect"/>
                    <a:ln/>
                  </pic:spPr>
                </pic:pic>
              </a:graphicData>
            </a:graphic>
          </wp:inline>
        </w:drawing>
      </w:r>
      <w:r w:rsidDel="00000000" w:rsidR="00000000" w:rsidRPr="00000000">
        <w:rPr>
          <w:rtl w:val="0"/>
        </w:rPr>
      </w:r>
    </w:p>
    <w:p w:rsidR="00000000" w:rsidDel="00000000" w:rsidP="00000000" w:rsidRDefault="00000000" w:rsidRPr="00000000" w14:paraId="00000816">
      <w:pPr>
        <w:spacing w:after="240" w:line="240" w:lineRule="auto"/>
        <w:jc w:val="center"/>
        <w:rPr/>
      </w:pPr>
      <w:r w:rsidDel="00000000" w:rsidR="00000000" w:rsidRPr="00000000">
        <w:rPr>
          <w:rtl w:val="0"/>
        </w:rPr>
      </w:r>
    </w:p>
    <w:p w:rsidR="00000000" w:rsidDel="00000000" w:rsidP="00000000" w:rsidRDefault="00000000" w:rsidRPr="00000000" w14:paraId="00000817">
      <w:pPr>
        <w:spacing w:after="240" w:line="240" w:lineRule="auto"/>
        <w:jc w:val="center"/>
        <w:rPr/>
      </w:pPr>
      <w:r w:rsidDel="00000000" w:rsidR="00000000" w:rsidRPr="00000000">
        <w:rPr>
          <w:rtl w:val="0"/>
        </w:rPr>
      </w:r>
    </w:p>
    <w:p w:rsidR="00000000" w:rsidDel="00000000" w:rsidP="00000000" w:rsidRDefault="00000000" w:rsidRPr="00000000" w14:paraId="000008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r>
    </w:p>
    <w:p w:rsidR="00000000" w:rsidDel="00000000" w:rsidP="00000000" w:rsidRDefault="00000000" w:rsidRPr="00000000" w14:paraId="00000819">
      <w:pPr>
        <w:jc w:val="center"/>
        <w:rPr/>
      </w:pPr>
      <w:r w:rsidDel="00000000" w:rsidR="00000000" w:rsidRPr="00000000">
        <w:rPr/>
        <w:drawing>
          <wp:inline distB="0" distT="0" distL="0" distR="0">
            <wp:extent cx="5256000" cy="3758861"/>
            <wp:effectExtent b="0" l="0" r="0" t="0"/>
            <wp:docPr id="2126535808" name="image93.png"/>
            <a:graphic>
              <a:graphicData uri="http://schemas.openxmlformats.org/drawingml/2006/picture">
                <pic:pic>
                  <pic:nvPicPr>
                    <pic:cNvPr id="0" name="image93.png"/>
                    <pic:cNvPicPr preferRelativeResize="0"/>
                  </pic:nvPicPr>
                  <pic:blipFill>
                    <a:blip r:embed="rId122"/>
                    <a:srcRect b="0" l="0" r="0" t="0"/>
                    <a:stretch>
                      <a:fillRect/>
                    </a:stretch>
                  </pic:blipFill>
                  <pic:spPr>
                    <a:xfrm>
                      <a:off x="0" y="0"/>
                      <a:ext cx="5256000" cy="3758861"/>
                    </a:xfrm>
                    <a:prstGeom prst="rect"/>
                    <a:ln/>
                  </pic:spPr>
                </pic:pic>
              </a:graphicData>
            </a:graphic>
          </wp:inline>
        </w:drawing>
      </w:r>
      <w:r w:rsidDel="00000000" w:rsidR="00000000" w:rsidRPr="00000000">
        <w:rPr>
          <w:rtl w:val="0"/>
        </w:rPr>
      </w:r>
    </w:p>
    <w:p w:rsidR="00000000" w:rsidDel="00000000" w:rsidP="00000000" w:rsidRDefault="00000000" w:rsidRPr="00000000" w14:paraId="0000081A">
      <w:pPr>
        <w:jc w:val="center"/>
        <w:rPr/>
      </w:pPr>
      <w:r w:rsidDel="00000000" w:rsidR="00000000" w:rsidRPr="00000000">
        <w:rPr>
          <w:rtl w:val="0"/>
        </w:rPr>
      </w:r>
    </w:p>
    <w:p w:rsidR="00000000" w:rsidDel="00000000" w:rsidP="00000000" w:rsidRDefault="00000000" w:rsidRPr="00000000" w14:paraId="0000081B">
      <w:pPr>
        <w:jc w:val="center"/>
        <w:rPr/>
      </w:pPr>
      <w:r w:rsidDel="00000000" w:rsidR="00000000" w:rsidRPr="00000000">
        <w:rPr>
          <w:rtl w:val="0"/>
        </w:rPr>
      </w:r>
    </w:p>
    <w:p w:rsidR="00000000" w:rsidDel="00000000" w:rsidP="00000000" w:rsidRDefault="00000000" w:rsidRPr="00000000" w14:paraId="0000081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81D">
      <w:pPr>
        <w:jc w:val="center"/>
        <w:rPr/>
      </w:pPr>
      <w:r w:rsidDel="00000000" w:rsidR="00000000" w:rsidRPr="00000000">
        <w:rPr/>
        <w:drawing>
          <wp:inline distB="0" distT="0" distL="0" distR="0">
            <wp:extent cx="5256000" cy="1179776"/>
            <wp:effectExtent b="0" l="0" r="0" t="0"/>
            <wp:docPr id="2126535810" name="image74.png"/>
            <a:graphic>
              <a:graphicData uri="http://schemas.openxmlformats.org/drawingml/2006/picture">
                <pic:pic>
                  <pic:nvPicPr>
                    <pic:cNvPr id="0" name="image74.png"/>
                    <pic:cNvPicPr preferRelativeResize="0"/>
                  </pic:nvPicPr>
                  <pic:blipFill>
                    <a:blip r:embed="rId123"/>
                    <a:srcRect b="0" l="0" r="0" t="0"/>
                    <a:stretch>
                      <a:fillRect/>
                    </a:stretch>
                  </pic:blipFill>
                  <pic:spPr>
                    <a:xfrm>
                      <a:off x="0" y="0"/>
                      <a:ext cx="5256000" cy="1179776"/>
                    </a:xfrm>
                    <a:prstGeom prst="rect"/>
                    <a:ln/>
                  </pic:spPr>
                </pic:pic>
              </a:graphicData>
            </a:graphic>
          </wp:inline>
        </w:drawing>
      </w:r>
      <w:r w:rsidDel="00000000" w:rsidR="00000000" w:rsidRPr="00000000">
        <w:rPr>
          <w:rtl w:val="0"/>
        </w:rPr>
      </w:r>
    </w:p>
    <w:p w:rsidR="00000000" w:rsidDel="00000000" w:rsidP="00000000" w:rsidRDefault="00000000" w:rsidRPr="00000000" w14:paraId="0000081E">
      <w:pPr>
        <w:rPr/>
      </w:pPr>
      <w:r w:rsidDel="00000000" w:rsidR="00000000" w:rsidRPr="00000000">
        <w:rPr>
          <w:rtl w:val="0"/>
        </w:rPr>
      </w:r>
    </w:p>
    <w:p w:rsidR="00000000" w:rsidDel="00000000" w:rsidP="00000000" w:rsidRDefault="00000000" w:rsidRPr="00000000" w14:paraId="0000081F">
      <w:pPr>
        <w:pStyle w:val="Heading3"/>
        <w:rPr/>
      </w:pPr>
      <w:r w:rsidDel="00000000" w:rsidR="00000000" w:rsidRPr="00000000">
        <w:rPr>
          <w:rtl w:val="0"/>
        </w:rPr>
        <w:t xml:space="preserve">Learning Outcomes:</w:t>
      </w:r>
    </w:p>
    <w:tbl>
      <w:tblPr>
        <w:tblStyle w:val="Table25"/>
        <w:tblW w:w="9016.0" w:type="dxa"/>
        <w:jc w:val="left"/>
        <w:tblBorders>
          <w:top w:color="000000" w:space="0" w:sz="0" w:val="nil"/>
          <w:left w:color="000000" w:space="0" w:sz="0" w:val="nil"/>
          <w:bottom w:color="000000" w:space="0" w:sz="0" w:val="nil"/>
          <w:right w:color="000000" w:space="0" w:sz="0" w:val="nil"/>
          <w:insideH w:color="000000" w:space="0" w:sz="4" w:val="dotted"/>
          <w:insideV w:color="000000" w:space="0" w:sz="0" w:val="nil"/>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820">
            <w:pPr>
              <w:rPr/>
            </w:pPr>
            <w:r w:rsidDel="00000000" w:rsidR="00000000" w:rsidRPr="00000000">
              <w:rPr>
                <w:rtl w:val="0"/>
              </w:rPr>
            </w:r>
          </w:p>
        </w:tc>
      </w:tr>
      <w:tr>
        <w:trPr>
          <w:cantSplit w:val="0"/>
          <w:tblHeader w:val="0"/>
        </w:trPr>
        <w:tc>
          <w:tcPr/>
          <w:p w:rsidR="00000000" w:rsidDel="00000000" w:rsidP="00000000" w:rsidRDefault="00000000" w:rsidRPr="00000000" w14:paraId="00000821">
            <w:pPr>
              <w:rPr/>
            </w:pPr>
            <w:r w:rsidDel="00000000" w:rsidR="00000000" w:rsidRPr="00000000">
              <w:rPr>
                <w:rtl w:val="0"/>
              </w:rPr>
            </w:r>
          </w:p>
        </w:tc>
      </w:tr>
      <w:tr>
        <w:trPr>
          <w:cantSplit w:val="0"/>
          <w:tblHeader w:val="0"/>
        </w:trPr>
        <w:tc>
          <w:tcPr/>
          <w:p w:rsidR="00000000" w:rsidDel="00000000" w:rsidP="00000000" w:rsidRDefault="00000000" w:rsidRPr="00000000" w14:paraId="00000822">
            <w:pPr>
              <w:rPr/>
            </w:pPr>
            <w:r w:rsidDel="00000000" w:rsidR="00000000" w:rsidRPr="00000000">
              <w:rPr>
                <w:rtl w:val="0"/>
              </w:rPr>
            </w:r>
          </w:p>
        </w:tc>
      </w:tr>
      <w:tr>
        <w:trPr>
          <w:cantSplit w:val="0"/>
          <w:tblHeader w:val="0"/>
        </w:trPr>
        <w:tc>
          <w:tcPr/>
          <w:p w:rsidR="00000000" w:rsidDel="00000000" w:rsidP="00000000" w:rsidRDefault="00000000" w:rsidRPr="00000000" w14:paraId="00000823">
            <w:pPr>
              <w:rPr/>
            </w:pPr>
            <w:r w:rsidDel="00000000" w:rsidR="00000000" w:rsidRPr="00000000">
              <w:rPr>
                <w:rtl w:val="0"/>
              </w:rPr>
            </w:r>
          </w:p>
        </w:tc>
      </w:tr>
      <w:tr>
        <w:trPr>
          <w:cantSplit w:val="0"/>
          <w:tblHeader w:val="0"/>
        </w:trPr>
        <w:tc>
          <w:tcPr/>
          <w:p w:rsidR="00000000" w:rsidDel="00000000" w:rsidP="00000000" w:rsidRDefault="00000000" w:rsidRPr="00000000" w14:paraId="00000824">
            <w:pPr>
              <w:rPr/>
            </w:pPr>
            <w:r w:rsidDel="00000000" w:rsidR="00000000" w:rsidRPr="00000000">
              <w:rPr>
                <w:rtl w:val="0"/>
              </w:rPr>
            </w:r>
          </w:p>
        </w:tc>
      </w:tr>
      <w:tr>
        <w:trPr>
          <w:cantSplit w:val="0"/>
          <w:tblHeader w:val="0"/>
        </w:trPr>
        <w:tc>
          <w:tcPr/>
          <w:p w:rsidR="00000000" w:rsidDel="00000000" w:rsidP="00000000" w:rsidRDefault="00000000" w:rsidRPr="00000000" w14:paraId="00000825">
            <w:pPr>
              <w:rPr/>
            </w:pPr>
            <w:r w:rsidDel="00000000" w:rsidR="00000000" w:rsidRPr="00000000">
              <w:rPr>
                <w:rtl w:val="0"/>
              </w:rPr>
            </w:r>
          </w:p>
        </w:tc>
      </w:tr>
    </w:tbl>
    <w:p w:rsidR="00000000" w:rsidDel="00000000" w:rsidP="00000000" w:rsidRDefault="00000000" w:rsidRPr="00000000" w14:paraId="00000826">
      <w:pPr>
        <w:rPr/>
      </w:pPr>
      <w:r w:rsidDel="00000000" w:rsidR="00000000" w:rsidRPr="00000000">
        <w:rPr>
          <w:rtl w:val="0"/>
        </w:rPr>
      </w:r>
    </w:p>
    <w:p w:rsidR="00000000" w:rsidDel="00000000" w:rsidP="00000000" w:rsidRDefault="00000000" w:rsidRPr="00000000" w14:paraId="00000827">
      <w:pPr>
        <w:rPr/>
      </w:pPr>
      <w:r w:rsidDel="00000000" w:rsidR="00000000" w:rsidRPr="00000000">
        <w:rPr>
          <w:rtl w:val="0"/>
        </w:rPr>
      </w:r>
    </w:p>
    <w:sectPr>
      <w:headerReference r:id="rId124" w:type="default"/>
      <w:footerReference r:id="rId125" w:type="default"/>
      <w:type w:val="nextPage"/>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eorgia"/>
  <w:font w:name="Consolas"/>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31">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w:t>
      <w:tab/>
      <w:tab/>
    </w:r>
    <w:r w:rsidDel="00000000" w:rsidR="00000000" w:rsidRPr="00000000">
      <w:rPr>
        <w:b w:val="1"/>
        <w:color w:val="000000"/>
        <w:rtl w:val="0"/>
      </w:rPr>
      <w:t xml:space="preserve">03817711922_ROHIT KUMAR SAXENA</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28">
    <w:pPr>
      <w:spacing w:line="240" w:lineRule="auto"/>
      <w:rPr>
        <w:rFonts w:ascii="Arial Narrow" w:cs="Arial Narrow" w:eastAsia="Arial Narrow" w:hAnsi="Arial Narrow"/>
        <w:b w:val="1"/>
        <w:color w:val="ff0000"/>
        <w:sz w:val="24"/>
        <w:szCs w:val="24"/>
      </w:rPr>
    </w:pPr>
    <w:r w:rsidDel="00000000" w:rsidR="00000000" w:rsidRPr="00000000">
      <w:rPr>
        <w:rFonts w:ascii="Arial Narrow" w:cs="Arial Narrow" w:eastAsia="Arial Narrow" w:hAnsi="Arial Narrow"/>
        <w:b w:val="1"/>
        <w:color w:val="ff0000"/>
        <w:sz w:val="24"/>
        <w:szCs w:val="24"/>
      </w:rPr>
      <w:drawing>
        <wp:anchor allowOverlap="1" behindDoc="0" distB="0" distT="0" distL="0" distR="0" hidden="0" layoutInCell="1" locked="0" relativeHeight="0" simplePos="0">
          <wp:simplePos x="0" y="0"/>
          <wp:positionH relativeFrom="page">
            <wp:posOffset>3514725</wp:posOffset>
          </wp:positionH>
          <wp:positionV relativeFrom="page">
            <wp:posOffset>498723</wp:posOffset>
          </wp:positionV>
          <wp:extent cx="742950" cy="617899"/>
          <wp:effectExtent b="0" l="0" r="0" t="0"/>
          <wp:wrapTopAndBottom distB="0" distT="0"/>
          <wp:docPr id="2126535785" name="image55.jpg"/>
          <a:graphic>
            <a:graphicData uri="http://schemas.openxmlformats.org/drawingml/2006/picture">
              <pic:pic>
                <pic:nvPicPr>
                  <pic:cNvPr id="0" name="image55.jpg"/>
                  <pic:cNvPicPr preferRelativeResize="0"/>
                </pic:nvPicPr>
                <pic:blipFill>
                  <a:blip r:embed="rId1"/>
                  <a:srcRect b="0" l="0" r="0" t="0"/>
                  <a:stretch>
                    <a:fillRect/>
                  </a:stretch>
                </pic:blipFill>
                <pic:spPr>
                  <a:xfrm>
                    <a:off x="0" y="0"/>
                    <a:ext cx="742950" cy="617899"/>
                  </a:xfrm>
                  <a:prstGeom prst="rect"/>
                  <a:ln/>
                </pic:spPr>
              </pic:pic>
            </a:graphicData>
          </a:graphic>
        </wp:anchor>
      </w:drawing>
    </w:r>
    <w:r w:rsidDel="00000000" w:rsidR="00000000" w:rsidRPr="00000000">
      <w:rPr>
        <w:rtl w:val="0"/>
      </w:rPr>
    </w:r>
  </w:p>
  <w:p w:rsidR="00000000" w:rsidDel="00000000" w:rsidP="00000000" w:rsidRDefault="00000000" w:rsidRPr="00000000" w14:paraId="00000829">
    <w:pPr>
      <w:spacing w:line="240" w:lineRule="auto"/>
      <w:jc w:val="center"/>
      <w:rPr>
        <w:rFonts w:ascii="Arial Narrow" w:cs="Arial Narrow" w:eastAsia="Arial Narrow" w:hAnsi="Arial Narrow"/>
        <w:b w:val="1"/>
        <w:color w:val="ff0000"/>
        <w:sz w:val="16"/>
        <w:szCs w:val="16"/>
      </w:rPr>
    </w:pPr>
    <w:r w:rsidDel="00000000" w:rsidR="00000000" w:rsidRPr="00000000">
      <w:rPr>
        <w:rFonts w:ascii="Arial Narrow" w:cs="Arial Narrow" w:eastAsia="Arial Narrow" w:hAnsi="Arial Narrow"/>
        <w:b w:val="1"/>
        <w:color w:val="ff0000"/>
        <w:sz w:val="16"/>
        <w:szCs w:val="16"/>
        <w:rtl w:val="0"/>
      </w:rPr>
      <w:t xml:space="preserve">VIVEKANANDA INSTITUTE OF PROFESSIONAL STUDIES - TECHNICAL CAMPUS</w:t>
    </w:r>
  </w:p>
  <w:p w:rsidR="00000000" w:rsidDel="00000000" w:rsidP="00000000" w:rsidRDefault="00000000" w:rsidRPr="00000000" w14:paraId="0000082A">
    <w:pPr>
      <w:spacing w:line="240" w:lineRule="auto"/>
      <w:jc w:val="center"/>
      <w:rPr>
        <w:rFonts w:ascii="Arial Narrow" w:cs="Arial Narrow" w:eastAsia="Arial Narrow" w:hAnsi="Arial Narrow"/>
        <w:b w:val="1"/>
        <w:sz w:val="16"/>
        <w:szCs w:val="16"/>
      </w:rPr>
    </w:pPr>
    <w:r w:rsidDel="00000000" w:rsidR="00000000" w:rsidRPr="00000000">
      <w:rPr>
        <w:rFonts w:ascii="Arial Narrow" w:cs="Arial Narrow" w:eastAsia="Arial Narrow" w:hAnsi="Arial Narrow"/>
        <w:b w:val="1"/>
        <w:sz w:val="16"/>
        <w:szCs w:val="16"/>
        <w:rtl w:val="0"/>
      </w:rPr>
      <w:t xml:space="preserve">Grade </w:t>
    </w:r>
    <w:r w:rsidDel="00000000" w:rsidR="00000000" w:rsidRPr="00000000">
      <w:rPr>
        <w:rFonts w:ascii="Arial Narrow" w:cs="Arial Narrow" w:eastAsia="Arial Narrow" w:hAnsi="Arial Narrow"/>
        <w:b w:val="1"/>
        <w:color w:val="ff0000"/>
        <w:sz w:val="16"/>
        <w:szCs w:val="16"/>
        <w:rtl w:val="0"/>
      </w:rPr>
      <w:t xml:space="preserve">A++</w:t>
    </w:r>
    <w:r w:rsidDel="00000000" w:rsidR="00000000" w:rsidRPr="00000000">
      <w:rPr>
        <w:rFonts w:ascii="Arial Narrow" w:cs="Arial Narrow" w:eastAsia="Arial Narrow" w:hAnsi="Arial Narrow"/>
        <w:b w:val="1"/>
        <w:sz w:val="16"/>
        <w:szCs w:val="16"/>
        <w:rtl w:val="0"/>
      </w:rPr>
      <w:t xml:space="preserve"> Accredited Institution by NAAC</w:t>
    </w:r>
  </w:p>
  <w:p w:rsidR="00000000" w:rsidDel="00000000" w:rsidP="00000000" w:rsidRDefault="00000000" w:rsidRPr="00000000" w14:paraId="0000082B">
    <w:pPr>
      <w:spacing w:line="240" w:lineRule="auto"/>
      <w:jc w:val="center"/>
      <w:rPr>
        <w:rFonts w:ascii="Arial Narrow" w:cs="Arial Narrow" w:eastAsia="Arial Narrow" w:hAnsi="Arial Narrow"/>
        <w:sz w:val="16"/>
        <w:szCs w:val="16"/>
      </w:rPr>
    </w:pPr>
    <w:r w:rsidDel="00000000" w:rsidR="00000000" w:rsidRPr="00000000">
      <w:rPr>
        <w:rFonts w:ascii="Arial Narrow" w:cs="Arial Narrow" w:eastAsia="Arial Narrow" w:hAnsi="Arial Narrow"/>
        <w:sz w:val="16"/>
        <w:szCs w:val="16"/>
        <w:rtl w:val="0"/>
      </w:rPr>
      <w:t xml:space="preserve">NBA Accredited for MCA Programme; Recognized under Section 2(f) by UGC;</w:t>
    </w:r>
  </w:p>
  <w:p w:rsidR="00000000" w:rsidDel="00000000" w:rsidP="00000000" w:rsidRDefault="00000000" w:rsidRPr="00000000" w14:paraId="0000082C">
    <w:pPr>
      <w:spacing w:line="240" w:lineRule="auto"/>
      <w:jc w:val="center"/>
      <w:rPr>
        <w:rFonts w:ascii="Arial Narrow" w:cs="Arial Narrow" w:eastAsia="Arial Narrow" w:hAnsi="Arial Narrow"/>
        <w:sz w:val="16"/>
        <w:szCs w:val="16"/>
      </w:rPr>
    </w:pPr>
    <w:r w:rsidDel="00000000" w:rsidR="00000000" w:rsidRPr="00000000">
      <w:rPr>
        <w:rFonts w:ascii="Arial Narrow" w:cs="Arial Narrow" w:eastAsia="Arial Narrow" w:hAnsi="Arial Narrow"/>
        <w:sz w:val="16"/>
        <w:szCs w:val="16"/>
        <w:rtl w:val="0"/>
      </w:rPr>
      <w:t xml:space="preserve">Affiliated to GGSIP University, Delhi; Recognized by Bar Council of India and AICTE</w:t>
    </w:r>
  </w:p>
  <w:p w:rsidR="00000000" w:rsidDel="00000000" w:rsidP="00000000" w:rsidRDefault="00000000" w:rsidRPr="00000000" w14:paraId="0000082D">
    <w:pPr>
      <w:spacing w:line="240" w:lineRule="auto"/>
      <w:jc w:val="center"/>
      <w:rPr>
        <w:rFonts w:ascii="Arial Narrow" w:cs="Arial Narrow" w:eastAsia="Arial Narrow" w:hAnsi="Arial Narrow"/>
        <w:sz w:val="16"/>
        <w:szCs w:val="16"/>
      </w:rPr>
    </w:pPr>
    <w:r w:rsidDel="00000000" w:rsidR="00000000" w:rsidRPr="00000000">
      <w:rPr>
        <w:rFonts w:ascii="Arial Narrow" w:cs="Arial Narrow" w:eastAsia="Arial Narrow" w:hAnsi="Arial Narrow"/>
        <w:sz w:val="16"/>
        <w:szCs w:val="16"/>
        <w:rtl w:val="0"/>
      </w:rPr>
      <w:t xml:space="preserve">An ISO 9001:2015 Certified Institution</w:t>
    </w:r>
  </w:p>
  <w:p w:rsidR="00000000" w:rsidDel="00000000" w:rsidP="00000000" w:rsidRDefault="00000000" w:rsidRPr="00000000" w14:paraId="0000082E">
    <w:pPr>
      <w:spacing w:line="240" w:lineRule="auto"/>
      <w:jc w:val="center"/>
      <w:rPr>
        <w:b w:val="1"/>
        <w:sz w:val="16"/>
        <w:szCs w:val="16"/>
      </w:rPr>
    </w:pPr>
    <w:r w:rsidDel="00000000" w:rsidR="00000000" w:rsidRPr="00000000">
      <w:rPr>
        <w:rFonts w:ascii="Arial Narrow" w:cs="Arial Narrow" w:eastAsia="Arial Narrow" w:hAnsi="Arial Narrow"/>
        <w:b w:val="1"/>
        <w:color w:val="00b0f0"/>
        <w:sz w:val="16"/>
        <w:szCs w:val="16"/>
        <w:rtl w:val="0"/>
      </w:rPr>
      <w:t xml:space="preserve">SCHOOL OF ENGINEERING &amp; TECHNOLOGY</w:t>
    </w:r>
    <w:r w:rsidDel="00000000" w:rsidR="00000000" w:rsidRPr="00000000">
      <w:rPr>
        <w:rtl w:val="0"/>
      </w:rPr>
    </w:r>
  </w:p>
  <w:p w:rsidR="00000000" w:rsidDel="00000000" w:rsidP="00000000" w:rsidRDefault="00000000" w:rsidRPr="00000000" w14:paraId="0000082F">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30">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Step %1:"/>
      <w:lvlJc w:val="left"/>
      <w:pPr>
        <w:ind w:left="720" w:hanging="360"/>
      </w:pPr>
      <w:rPr>
        <w:rFonts w:ascii="Times New Roman" w:cs="Times New Roman" w:eastAsia="Times New Roman" w:hAnsi="Times New Roman"/>
        <w:b w:val="1"/>
        <w:i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Step %1:"/>
      <w:lvlJc w:val="left"/>
      <w:pPr>
        <w:ind w:left="720" w:hanging="360"/>
      </w:pPr>
      <w:rPr>
        <w:rFonts w:ascii="Times New Roman" w:cs="Times New Roman" w:eastAsia="Times New Roman" w:hAnsi="Times New Roman"/>
        <w:b w:val="1"/>
        <w:i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Step %1:"/>
      <w:lvlJc w:val="left"/>
      <w:pPr>
        <w:ind w:left="720" w:hanging="360"/>
      </w:pPr>
      <w:rPr>
        <w:rFonts w:ascii="Times New Roman" w:cs="Times New Roman" w:eastAsia="Times New Roman" w:hAnsi="Times New Roman"/>
        <w:b w:val="1"/>
        <w:i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Step %1:"/>
      <w:lvlJc w:val="left"/>
      <w:pPr>
        <w:ind w:left="720" w:hanging="360"/>
      </w:pPr>
      <w:rPr>
        <w:rFonts w:ascii="Times New Roman" w:cs="Times New Roman" w:eastAsia="Times New Roman" w:hAnsi="Times New Roman"/>
        <w:b w:val="1"/>
        <w:i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Step %1:"/>
      <w:lvlJc w:val="left"/>
      <w:pPr>
        <w:ind w:left="720" w:hanging="360"/>
      </w:pPr>
      <w:rPr>
        <w:rFonts w:ascii="Times New Roman" w:cs="Times New Roman" w:eastAsia="Times New Roman" w:hAnsi="Times New Roman"/>
        <w:b w:val="1"/>
        <w:i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Step %1:"/>
      <w:lvlJc w:val="left"/>
      <w:pPr>
        <w:ind w:left="720" w:hanging="360"/>
      </w:pPr>
      <w:rPr>
        <w:rFonts w:ascii="Times New Roman" w:cs="Times New Roman" w:eastAsia="Times New Roman" w:hAnsi="Times New Roman"/>
        <w:b w:val="1"/>
        <w:i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Step %1:"/>
      <w:lvlJc w:val="left"/>
      <w:pPr>
        <w:ind w:left="720" w:hanging="360"/>
      </w:pPr>
      <w:rPr>
        <w:rFonts w:ascii="Times New Roman" w:cs="Times New Roman" w:eastAsia="Times New Roman" w:hAnsi="Times New Roman"/>
        <w:b w:val="1"/>
        <w:i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Step %1:"/>
      <w:lvlJc w:val="left"/>
      <w:pPr>
        <w:ind w:left="720" w:hanging="360"/>
      </w:pPr>
      <w:rPr>
        <w:rFonts w:ascii="Times New Roman" w:cs="Times New Roman" w:eastAsia="Times New Roman" w:hAnsi="Times New Roman"/>
        <w:b w:val="1"/>
        <w:i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Step %1:"/>
      <w:lvlJc w:val="left"/>
      <w:pPr>
        <w:ind w:left="720" w:hanging="360"/>
      </w:pPr>
      <w:rPr>
        <w:rFonts w:ascii="Times New Roman" w:cs="Times New Roman" w:eastAsia="Times New Roman" w:hAnsi="Times New Roman"/>
        <w:b w:val="1"/>
        <w:i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Step %1:"/>
      <w:lvlJc w:val="left"/>
      <w:pPr>
        <w:ind w:left="720" w:hanging="360"/>
      </w:pPr>
      <w:rPr>
        <w:rFonts w:ascii="Times New Roman" w:cs="Times New Roman" w:eastAsia="Times New Roman" w:hAnsi="Times New Roman"/>
        <w:b w:val="1"/>
        <w:i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Step %1:"/>
      <w:lvlJc w:val="left"/>
      <w:pPr>
        <w:ind w:left="720" w:hanging="360"/>
      </w:pPr>
      <w:rPr>
        <w:rFonts w:ascii="Times New Roman" w:cs="Times New Roman" w:eastAsia="Times New Roman" w:hAnsi="Times New Roman"/>
        <w:b w:val="1"/>
        <w:i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Step %1:"/>
      <w:lvlJc w:val="left"/>
      <w:pPr>
        <w:ind w:left="720" w:hanging="360"/>
      </w:pPr>
      <w:rPr>
        <w:rFonts w:ascii="Times New Roman" w:cs="Times New Roman" w:eastAsia="Times New Roman" w:hAnsi="Times New Roman"/>
        <w:b w:val="1"/>
        <w:i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480" w:lineRule="auto"/>
      <w:jc w:val="center"/>
    </w:pPr>
    <w:rPr>
      <w:rFonts w:ascii="Times New Roman" w:cs="Times New Roman" w:eastAsia="Times New Roman" w:hAnsi="Times New Roman"/>
      <w:b w:val="1"/>
      <w:color w:val="000000"/>
      <w:sz w:val="28"/>
      <w:szCs w:val="28"/>
    </w:rPr>
  </w:style>
  <w:style w:type="paragraph" w:styleId="Heading2">
    <w:name w:val="heading 2"/>
    <w:basedOn w:val="Normal"/>
    <w:next w:val="Normal"/>
    <w:pPr>
      <w:keepNext w:val="1"/>
      <w:keepLines w:val="1"/>
      <w:spacing w:after="240" w:before="40" w:line="240" w:lineRule="auto"/>
    </w:pPr>
    <w:rPr>
      <w:rFonts w:ascii="Times New Roman" w:cs="Times New Roman" w:eastAsia="Times New Roman" w:hAnsi="Times New Roman"/>
      <w:b w:val="1"/>
      <w:color w:val="000000"/>
      <w:sz w:val="24"/>
      <w:szCs w:val="24"/>
    </w:rPr>
  </w:style>
  <w:style w:type="paragraph" w:styleId="Heading3">
    <w:name w:val="heading 3"/>
    <w:basedOn w:val="Normal"/>
    <w:next w:val="Normal"/>
    <w:pPr>
      <w:keepNext w:val="1"/>
      <w:keepLines w:val="1"/>
      <w:spacing w:after="240" w:before="40" w:lineRule="auto"/>
    </w:pPr>
    <w:rPr>
      <w:rFonts w:ascii="Times New Roman" w:cs="Times New Roman" w:eastAsia="Times New Roman" w:hAnsi="Times New Roman"/>
      <w:b w:val="1"/>
      <w:color w:val="000000"/>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565E3B"/>
  </w:style>
  <w:style w:type="paragraph" w:styleId="Heading1">
    <w:name w:val="heading 1"/>
    <w:basedOn w:val="Normal"/>
    <w:next w:val="Normal"/>
    <w:link w:val="Heading1Char"/>
    <w:uiPriority w:val="9"/>
    <w:qFormat w:val="1"/>
    <w:rsid w:val="00DC6CC5"/>
    <w:pPr>
      <w:keepNext w:val="1"/>
      <w:keepLines w:val="1"/>
      <w:spacing w:after="240" w:before="240" w:line="480" w:lineRule="auto"/>
      <w:jc w:val="center"/>
      <w:outlineLvl w:val="0"/>
    </w:pPr>
    <w:rPr>
      <w:rFonts w:ascii="Times New Roman" w:cs="Times New Roman" w:hAnsi="Times New Roman" w:eastAsiaTheme="majorEastAsia"/>
      <w:b w:val="1"/>
      <w:bCs w:val="1"/>
      <w:color w:val="000000" w:themeColor="text1"/>
      <w:sz w:val="28"/>
      <w:szCs w:val="28"/>
    </w:rPr>
  </w:style>
  <w:style w:type="paragraph" w:styleId="Heading2">
    <w:name w:val="heading 2"/>
    <w:basedOn w:val="Normal"/>
    <w:next w:val="Normal"/>
    <w:link w:val="Heading2Char"/>
    <w:uiPriority w:val="9"/>
    <w:unhideWhenUsed w:val="1"/>
    <w:qFormat w:val="1"/>
    <w:rsid w:val="00C010DA"/>
    <w:pPr>
      <w:keepNext w:val="1"/>
      <w:keepLines w:val="1"/>
      <w:spacing w:after="240" w:before="40" w:line="240" w:lineRule="auto"/>
      <w:outlineLvl w:val="1"/>
    </w:pPr>
    <w:rPr>
      <w:rFonts w:ascii="Times New Roman" w:cs="Times New Roman" w:hAnsi="Times New Roman" w:eastAsiaTheme="majorEastAsia"/>
      <w:b w:val="1"/>
      <w:bCs w:val="1"/>
      <w:color w:val="000000" w:themeColor="text1"/>
      <w:sz w:val="24"/>
      <w:szCs w:val="24"/>
    </w:rPr>
  </w:style>
  <w:style w:type="paragraph" w:styleId="Heading3">
    <w:name w:val="heading 3"/>
    <w:basedOn w:val="Normal"/>
    <w:next w:val="Normal"/>
    <w:link w:val="Heading3Char"/>
    <w:uiPriority w:val="9"/>
    <w:unhideWhenUsed w:val="1"/>
    <w:qFormat w:val="1"/>
    <w:rsid w:val="00DC6CC5"/>
    <w:pPr>
      <w:keepNext w:val="1"/>
      <w:keepLines w:val="1"/>
      <w:spacing w:after="240" w:before="40"/>
      <w:outlineLvl w:val="2"/>
    </w:pPr>
    <w:rPr>
      <w:rFonts w:ascii="Times New Roman" w:cs="Times New Roman" w:hAnsi="Times New Roman" w:eastAsiaTheme="majorEastAsia"/>
      <w:b w:val="1"/>
      <w:bCs w:val="1"/>
      <w:color w:val="000000" w:themeColor="text1"/>
      <w:sz w:val="24"/>
      <w:szCs w:val="21"/>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Grid">
    <w:name w:val="Table Grid"/>
    <w:basedOn w:val="TableNormal"/>
    <w:uiPriority w:val="39"/>
    <w:rsid w:val="003E31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PlainTable3">
    <w:name w:val="Plain Table 3"/>
    <w:basedOn w:val="TableNormal"/>
    <w:uiPriority w:val="43"/>
    <w:rsid w:val="003E316F"/>
    <w:pPr>
      <w:spacing w:line="240" w:lineRule="auto"/>
    </w:pPr>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GridTable3-Accent3">
    <w:name w:val="Grid Table 3 Accent 3"/>
    <w:basedOn w:val="TableNormal"/>
    <w:uiPriority w:val="48"/>
    <w:rsid w:val="003E316F"/>
    <w:pPr>
      <w:spacing w:line="240" w:lineRule="auto"/>
    </w:p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tblStylePr w:type="neCell">
      <w:tblPr/>
      <w:tcPr>
        <w:tcBorders>
          <w:bottom w:color="c9c9c9" w:space="0" w:sz="4" w:themeColor="accent3" w:themeTint="000099" w:val="single"/>
        </w:tcBorders>
      </w:tcPr>
    </w:tblStylePr>
    <w:tblStylePr w:type="nwCell">
      <w:tblPr/>
      <w:tcPr>
        <w:tcBorders>
          <w:bottom w:color="c9c9c9" w:space="0" w:sz="4" w:themeColor="accent3" w:themeTint="000099" w:val="single"/>
        </w:tcBorders>
      </w:tcPr>
    </w:tblStylePr>
    <w:tblStylePr w:type="seCell">
      <w:tblPr/>
      <w:tcPr>
        <w:tcBorders>
          <w:top w:color="c9c9c9" w:space="0" w:sz="4" w:themeColor="accent3" w:themeTint="000099" w:val="single"/>
        </w:tcBorders>
      </w:tcPr>
    </w:tblStylePr>
    <w:tblStylePr w:type="swCell">
      <w:tblPr/>
      <w:tcPr>
        <w:tcBorders>
          <w:top w:color="c9c9c9" w:space="0" w:sz="4" w:themeColor="accent3" w:themeTint="000099" w:val="single"/>
        </w:tcBorders>
      </w:tcPr>
    </w:tblStylePr>
  </w:style>
  <w:style w:type="table" w:styleId="GridTable2-Accent3">
    <w:name w:val="Grid Table 2 Accent 3"/>
    <w:basedOn w:val="TableNormal"/>
    <w:uiPriority w:val="47"/>
    <w:rsid w:val="0059709E"/>
    <w:pPr>
      <w:spacing w:line="240" w:lineRule="auto"/>
    </w:pPr>
    <w:tblPr>
      <w:tblStyleRowBandSize w:val="1"/>
      <w:tblStyleColBandSize w:val="1"/>
      <w:tblBorders>
        <w:top w:color="c9c9c9" w:space="0" w:sz="2" w:themeColor="accent3" w:themeTint="000099" w:val="single"/>
        <w:bottom w:color="c9c9c9" w:space="0" w:sz="2" w:themeColor="accent3" w:themeTint="000099" w:val="single"/>
        <w:insideH w:color="c9c9c9" w:space="0" w:sz="2" w:themeColor="accent3" w:themeTint="000099" w:val="single"/>
        <w:insideV w:color="c9c9c9" w:space="0" w:sz="2" w:themeColor="accent3" w:themeTint="000099" w:val="single"/>
      </w:tblBorders>
    </w:tblPr>
    <w:tblStylePr w:type="firstRow">
      <w:rPr>
        <w:b w:val="1"/>
        <w:bCs w:val="1"/>
      </w:rPr>
      <w:tblPr/>
      <w:tcPr>
        <w:tcBorders>
          <w:top w:space="0" w:sz="0" w:val="nil"/>
          <w:bottom w:color="c9c9c9" w:space="0" w:sz="12" w:themeColor="accent3" w:themeTint="000099" w:val="single"/>
          <w:insideH w:space="0" w:sz="0" w:val="nil"/>
          <w:insideV w:space="0" w:sz="0" w:val="nil"/>
        </w:tcBorders>
        <w:shd w:color="auto" w:fill="ffffff" w:themeFill="background1" w:val="clear"/>
      </w:tcPr>
    </w:tblStylePr>
    <w:tblStylePr w:type="lastRow">
      <w:rPr>
        <w:b w:val="1"/>
        <w:bCs w:val="1"/>
      </w:rPr>
      <w:tblPr/>
      <w:tcPr>
        <w:tcBorders>
          <w:top w:color="c9c9c9" w:space="0" w:sz="2" w:themeColor="accent3"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paragraph" w:styleId="BalloonText">
    <w:name w:val="Balloon Text"/>
    <w:basedOn w:val="Normal"/>
    <w:link w:val="BalloonTextChar"/>
    <w:uiPriority w:val="99"/>
    <w:semiHidden w:val="1"/>
    <w:unhideWhenUsed w:val="1"/>
    <w:rsid w:val="0059709E"/>
    <w:pPr>
      <w:spacing w:line="240" w:lineRule="auto"/>
    </w:pPr>
    <w:rPr>
      <w:rFonts w:ascii="Segoe UI" w:cs="Segoe UI" w:hAnsi="Segoe UI" w:eastAsiaTheme="minorHAnsi"/>
      <w:sz w:val="18"/>
      <w:szCs w:val="18"/>
      <w:lang w:bidi="ar-SA" w:eastAsia="en-US" w:val="en-IN"/>
    </w:rPr>
  </w:style>
  <w:style w:type="character" w:styleId="BalloonTextChar" w:customStyle="1">
    <w:name w:val="Balloon Text Char"/>
    <w:basedOn w:val="DefaultParagraphFont"/>
    <w:link w:val="BalloonText"/>
    <w:uiPriority w:val="99"/>
    <w:semiHidden w:val="1"/>
    <w:rsid w:val="0059709E"/>
    <w:rPr>
      <w:rFonts w:ascii="Segoe UI" w:cs="Segoe UI" w:hAnsi="Segoe UI"/>
      <w:sz w:val="18"/>
      <w:szCs w:val="18"/>
    </w:rPr>
  </w:style>
  <w:style w:type="paragraph" w:styleId="Header">
    <w:name w:val="header"/>
    <w:basedOn w:val="Normal"/>
    <w:link w:val="HeaderChar"/>
    <w:uiPriority w:val="99"/>
    <w:unhideWhenUsed w:val="1"/>
    <w:rsid w:val="000F25E7"/>
    <w:pPr>
      <w:tabs>
        <w:tab w:val="center" w:pos="4513"/>
        <w:tab w:val="right" w:pos="9026"/>
      </w:tabs>
      <w:spacing w:line="240" w:lineRule="auto"/>
    </w:pPr>
    <w:rPr>
      <w:rFonts w:cs="Mangal"/>
      <w:szCs w:val="20"/>
    </w:rPr>
  </w:style>
  <w:style w:type="character" w:styleId="HeaderChar" w:customStyle="1">
    <w:name w:val="Header Char"/>
    <w:basedOn w:val="DefaultParagraphFont"/>
    <w:link w:val="Header"/>
    <w:uiPriority w:val="99"/>
    <w:rsid w:val="000F25E7"/>
    <w:rPr>
      <w:rFonts w:ascii="Arial" w:cs="Mangal" w:eastAsia="Arial" w:hAnsi="Arial"/>
      <w:szCs w:val="20"/>
      <w:lang w:bidi="hi-IN" w:eastAsia="en-IN" w:val="en"/>
    </w:rPr>
  </w:style>
  <w:style w:type="paragraph" w:styleId="Footer">
    <w:name w:val="footer"/>
    <w:basedOn w:val="Normal"/>
    <w:link w:val="FooterChar"/>
    <w:uiPriority w:val="99"/>
    <w:unhideWhenUsed w:val="1"/>
    <w:rsid w:val="000F25E7"/>
    <w:pPr>
      <w:tabs>
        <w:tab w:val="center" w:pos="4513"/>
        <w:tab w:val="right" w:pos="9026"/>
      </w:tabs>
      <w:spacing w:line="240" w:lineRule="auto"/>
    </w:pPr>
    <w:rPr>
      <w:rFonts w:cs="Mangal"/>
      <w:szCs w:val="20"/>
    </w:rPr>
  </w:style>
  <w:style w:type="character" w:styleId="FooterChar" w:customStyle="1">
    <w:name w:val="Footer Char"/>
    <w:basedOn w:val="DefaultParagraphFont"/>
    <w:link w:val="Footer"/>
    <w:uiPriority w:val="99"/>
    <w:rsid w:val="000F25E7"/>
    <w:rPr>
      <w:rFonts w:ascii="Arial" w:cs="Mangal" w:eastAsia="Arial" w:hAnsi="Arial"/>
      <w:szCs w:val="20"/>
      <w:lang w:bidi="hi-IN" w:eastAsia="en-IN" w:val="en"/>
    </w:rPr>
  </w:style>
  <w:style w:type="character" w:styleId="PlaceholderText">
    <w:name w:val="Placeholder Text"/>
    <w:basedOn w:val="DefaultParagraphFont"/>
    <w:uiPriority w:val="99"/>
    <w:semiHidden w:val="1"/>
    <w:rsid w:val="00A700A9"/>
    <w:rPr>
      <w:color w:val="666666"/>
    </w:rPr>
  </w:style>
  <w:style w:type="character" w:styleId="Heading1Char" w:customStyle="1">
    <w:name w:val="Heading 1 Char"/>
    <w:basedOn w:val="DefaultParagraphFont"/>
    <w:link w:val="Heading1"/>
    <w:uiPriority w:val="9"/>
    <w:rsid w:val="00DC6CC5"/>
    <w:rPr>
      <w:rFonts w:ascii="Times New Roman" w:cs="Times New Roman" w:hAnsi="Times New Roman" w:eastAsiaTheme="majorEastAsia"/>
      <w:b w:val="1"/>
      <w:bCs w:val="1"/>
      <w:color w:val="000000" w:themeColor="text1"/>
      <w:sz w:val="28"/>
      <w:szCs w:val="28"/>
    </w:rPr>
  </w:style>
  <w:style w:type="character" w:styleId="Heading2Char" w:customStyle="1">
    <w:name w:val="Heading 2 Char"/>
    <w:basedOn w:val="DefaultParagraphFont"/>
    <w:link w:val="Heading2"/>
    <w:uiPriority w:val="9"/>
    <w:rsid w:val="00C010DA"/>
    <w:rPr>
      <w:rFonts w:ascii="Times New Roman" w:cs="Times New Roman" w:hAnsi="Times New Roman" w:eastAsiaTheme="majorEastAsia"/>
      <w:b w:val="1"/>
      <w:bCs w:val="1"/>
      <w:color w:val="000000" w:themeColor="text1"/>
      <w:sz w:val="24"/>
      <w:szCs w:val="24"/>
    </w:rPr>
  </w:style>
  <w:style w:type="character" w:styleId="Heading3Char" w:customStyle="1">
    <w:name w:val="Heading 3 Char"/>
    <w:basedOn w:val="DefaultParagraphFont"/>
    <w:link w:val="Heading3"/>
    <w:uiPriority w:val="9"/>
    <w:rsid w:val="00DC6CC5"/>
    <w:rPr>
      <w:rFonts w:ascii="Times New Roman" w:cs="Times New Roman" w:hAnsi="Times New Roman" w:eastAsiaTheme="majorEastAsia"/>
      <w:b w:val="1"/>
      <w:bCs w:val="1"/>
      <w:color w:val="000000" w:themeColor="text1"/>
      <w:sz w:val="24"/>
      <w:szCs w:val="21"/>
    </w:rPr>
  </w:style>
  <w:style w:type="paragraph" w:styleId="ListParagraph">
    <w:name w:val="List Paragraph"/>
    <w:basedOn w:val="Normal"/>
    <w:uiPriority w:val="34"/>
    <w:qFormat w:val="1"/>
    <w:rsid w:val="0054206F"/>
    <w:pPr>
      <w:ind w:left="720"/>
      <w:contextualSpacing w:val="1"/>
    </w:pPr>
    <w:rPr>
      <w:rFonts w:cs="Mangal"/>
      <w:szCs w:val="20"/>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pPr>
      <w:spacing w:line="240" w:lineRule="auto"/>
    </w:pPr>
    <w:tblPr>
      <w:tblStyleRowBandSize w:val="1"/>
      <w:tblStyleColBandSize w:val="1"/>
    </w:tblPr>
  </w:style>
  <w:style w:type="table" w:styleId="a1" w:customStyle="1">
    <w:basedOn w:val="TableNormal"/>
    <w:pPr>
      <w:spacing w:line="240" w:lineRule="auto"/>
    </w:pPr>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20.png"/><Relationship Id="rId41" Type="http://schemas.openxmlformats.org/officeDocument/2006/relationships/image" Target="media/image25.png"/><Relationship Id="rId44" Type="http://schemas.openxmlformats.org/officeDocument/2006/relationships/image" Target="media/image29.png"/><Relationship Id="rId43" Type="http://schemas.openxmlformats.org/officeDocument/2006/relationships/image" Target="media/image16.png"/><Relationship Id="rId46" Type="http://schemas.openxmlformats.org/officeDocument/2006/relationships/image" Target="media/image48.png"/><Relationship Id="rId45" Type="http://schemas.openxmlformats.org/officeDocument/2006/relationships/image" Target="media/image19.png"/><Relationship Id="rId107" Type="http://schemas.openxmlformats.org/officeDocument/2006/relationships/image" Target="media/image102.png"/><Relationship Id="rId106" Type="http://schemas.openxmlformats.org/officeDocument/2006/relationships/image" Target="media/image109.png"/><Relationship Id="rId105" Type="http://schemas.openxmlformats.org/officeDocument/2006/relationships/image" Target="media/image108.png"/><Relationship Id="rId104" Type="http://schemas.openxmlformats.org/officeDocument/2006/relationships/image" Target="media/image84.png"/><Relationship Id="rId109" Type="http://schemas.openxmlformats.org/officeDocument/2006/relationships/image" Target="media/image9.png"/><Relationship Id="rId108" Type="http://schemas.openxmlformats.org/officeDocument/2006/relationships/image" Target="media/image10.png"/><Relationship Id="rId48" Type="http://schemas.openxmlformats.org/officeDocument/2006/relationships/image" Target="media/image22.png"/><Relationship Id="rId47" Type="http://schemas.openxmlformats.org/officeDocument/2006/relationships/image" Target="media/image31.png"/><Relationship Id="rId49" Type="http://schemas.openxmlformats.org/officeDocument/2006/relationships/image" Target="media/image15.png"/><Relationship Id="rId103" Type="http://schemas.openxmlformats.org/officeDocument/2006/relationships/image" Target="media/image80.png"/><Relationship Id="rId102" Type="http://schemas.openxmlformats.org/officeDocument/2006/relationships/image" Target="media/image95.png"/><Relationship Id="rId101" Type="http://schemas.openxmlformats.org/officeDocument/2006/relationships/image" Target="media/image50.png"/><Relationship Id="rId100" Type="http://schemas.openxmlformats.org/officeDocument/2006/relationships/image" Target="media/image52.png"/><Relationship Id="rId31" Type="http://schemas.openxmlformats.org/officeDocument/2006/relationships/image" Target="media/image83.png"/><Relationship Id="rId30" Type="http://schemas.openxmlformats.org/officeDocument/2006/relationships/image" Target="media/image92.png"/><Relationship Id="rId33" Type="http://schemas.openxmlformats.org/officeDocument/2006/relationships/image" Target="media/image87.png"/><Relationship Id="rId32" Type="http://schemas.openxmlformats.org/officeDocument/2006/relationships/image" Target="media/image101.png"/><Relationship Id="rId35" Type="http://schemas.openxmlformats.org/officeDocument/2006/relationships/image" Target="media/image91.png"/><Relationship Id="rId34" Type="http://schemas.openxmlformats.org/officeDocument/2006/relationships/image" Target="media/image77.png"/><Relationship Id="rId37" Type="http://schemas.openxmlformats.org/officeDocument/2006/relationships/image" Target="media/image82.png"/><Relationship Id="rId36" Type="http://schemas.openxmlformats.org/officeDocument/2006/relationships/image" Target="media/image81.png"/><Relationship Id="rId39" Type="http://schemas.openxmlformats.org/officeDocument/2006/relationships/image" Target="media/image11.png"/><Relationship Id="rId38" Type="http://schemas.openxmlformats.org/officeDocument/2006/relationships/image" Target="media/image3.png"/><Relationship Id="rId20" Type="http://schemas.openxmlformats.org/officeDocument/2006/relationships/image" Target="media/image111.png"/><Relationship Id="rId22" Type="http://schemas.openxmlformats.org/officeDocument/2006/relationships/image" Target="media/image115.png"/><Relationship Id="rId21" Type="http://schemas.openxmlformats.org/officeDocument/2006/relationships/image" Target="media/image100.png"/><Relationship Id="rId24" Type="http://schemas.openxmlformats.org/officeDocument/2006/relationships/image" Target="media/image103.png"/><Relationship Id="rId23" Type="http://schemas.openxmlformats.org/officeDocument/2006/relationships/image" Target="media/image113.png"/><Relationship Id="rId26" Type="http://schemas.openxmlformats.org/officeDocument/2006/relationships/image" Target="media/image104.png"/><Relationship Id="rId121" Type="http://schemas.openxmlformats.org/officeDocument/2006/relationships/image" Target="media/image76.png"/><Relationship Id="rId25" Type="http://schemas.openxmlformats.org/officeDocument/2006/relationships/image" Target="media/image114.png"/><Relationship Id="rId120" Type="http://schemas.openxmlformats.org/officeDocument/2006/relationships/image" Target="media/image73.png"/><Relationship Id="rId28" Type="http://schemas.openxmlformats.org/officeDocument/2006/relationships/image" Target="media/image89.png"/><Relationship Id="rId27" Type="http://schemas.openxmlformats.org/officeDocument/2006/relationships/image" Target="media/image105.png"/><Relationship Id="rId125" Type="http://schemas.openxmlformats.org/officeDocument/2006/relationships/footer" Target="footer1.xml"/><Relationship Id="rId29" Type="http://schemas.openxmlformats.org/officeDocument/2006/relationships/image" Target="media/image78.png"/><Relationship Id="rId124" Type="http://schemas.openxmlformats.org/officeDocument/2006/relationships/header" Target="header2.xml"/><Relationship Id="rId123" Type="http://schemas.openxmlformats.org/officeDocument/2006/relationships/image" Target="media/image74.png"/><Relationship Id="rId122" Type="http://schemas.openxmlformats.org/officeDocument/2006/relationships/image" Target="media/image93.png"/><Relationship Id="rId95" Type="http://schemas.openxmlformats.org/officeDocument/2006/relationships/image" Target="media/image62.png"/><Relationship Id="rId94" Type="http://schemas.openxmlformats.org/officeDocument/2006/relationships/image" Target="media/image53.png"/><Relationship Id="rId97" Type="http://schemas.openxmlformats.org/officeDocument/2006/relationships/image" Target="media/image60.png"/><Relationship Id="rId96" Type="http://schemas.openxmlformats.org/officeDocument/2006/relationships/image" Target="media/image64.png"/><Relationship Id="rId11" Type="http://schemas.openxmlformats.org/officeDocument/2006/relationships/image" Target="media/image97.png"/><Relationship Id="rId99" Type="http://schemas.openxmlformats.org/officeDocument/2006/relationships/image" Target="media/image47.png"/><Relationship Id="rId10" Type="http://schemas.openxmlformats.org/officeDocument/2006/relationships/image" Target="media/image88.png"/><Relationship Id="rId98" Type="http://schemas.openxmlformats.org/officeDocument/2006/relationships/image" Target="media/image46.png"/><Relationship Id="rId13" Type="http://schemas.openxmlformats.org/officeDocument/2006/relationships/image" Target="media/image96.png"/><Relationship Id="rId12" Type="http://schemas.openxmlformats.org/officeDocument/2006/relationships/image" Target="media/image110.png"/><Relationship Id="rId91" Type="http://schemas.openxmlformats.org/officeDocument/2006/relationships/image" Target="media/image59.png"/><Relationship Id="rId90" Type="http://schemas.openxmlformats.org/officeDocument/2006/relationships/image" Target="media/image72.png"/><Relationship Id="rId93" Type="http://schemas.openxmlformats.org/officeDocument/2006/relationships/image" Target="media/image66.png"/><Relationship Id="rId92" Type="http://schemas.openxmlformats.org/officeDocument/2006/relationships/image" Target="media/image75.png"/><Relationship Id="rId118" Type="http://schemas.openxmlformats.org/officeDocument/2006/relationships/image" Target="media/image86.png"/><Relationship Id="rId117" Type="http://schemas.openxmlformats.org/officeDocument/2006/relationships/image" Target="media/image13.png"/><Relationship Id="rId116" Type="http://schemas.openxmlformats.org/officeDocument/2006/relationships/image" Target="media/image1.png"/><Relationship Id="rId115" Type="http://schemas.openxmlformats.org/officeDocument/2006/relationships/image" Target="media/image12.png"/><Relationship Id="rId119" Type="http://schemas.openxmlformats.org/officeDocument/2006/relationships/image" Target="media/image94.png"/><Relationship Id="rId15" Type="http://schemas.openxmlformats.org/officeDocument/2006/relationships/image" Target="media/image106.png"/><Relationship Id="rId110" Type="http://schemas.openxmlformats.org/officeDocument/2006/relationships/image" Target="media/image14.png"/><Relationship Id="rId14" Type="http://schemas.openxmlformats.org/officeDocument/2006/relationships/image" Target="media/image98.png"/><Relationship Id="rId17" Type="http://schemas.openxmlformats.org/officeDocument/2006/relationships/image" Target="media/image99.png"/><Relationship Id="rId16" Type="http://schemas.openxmlformats.org/officeDocument/2006/relationships/image" Target="media/image107.png"/><Relationship Id="rId19" Type="http://schemas.openxmlformats.org/officeDocument/2006/relationships/image" Target="media/image116.png"/><Relationship Id="rId114" Type="http://schemas.openxmlformats.org/officeDocument/2006/relationships/image" Target="media/image7.png"/><Relationship Id="rId18" Type="http://schemas.openxmlformats.org/officeDocument/2006/relationships/image" Target="media/image112.png"/><Relationship Id="rId113" Type="http://schemas.openxmlformats.org/officeDocument/2006/relationships/image" Target="media/image17.png"/><Relationship Id="rId112" Type="http://schemas.openxmlformats.org/officeDocument/2006/relationships/image" Target="media/image6.png"/><Relationship Id="rId111" Type="http://schemas.openxmlformats.org/officeDocument/2006/relationships/image" Target="media/image23.png"/><Relationship Id="rId84" Type="http://schemas.openxmlformats.org/officeDocument/2006/relationships/image" Target="media/image79.png"/><Relationship Id="rId83" Type="http://schemas.openxmlformats.org/officeDocument/2006/relationships/image" Target="media/image69.png"/><Relationship Id="rId86" Type="http://schemas.openxmlformats.org/officeDocument/2006/relationships/image" Target="media/image63.png"/><Relationship Id="rId85" Type="http://schemas.openxmlformats.org/officeDocument/2006/relationships/image" Target="media/image71.png"/><Relationship Id="rId88" Type="http://schemas.openxmlformats.org/officeDocument/2006/relationships/image" Target="media/image70.png"/><Relationship Id="rId87" Type="http://schemas.openxmlformats.org/officeDocument/2006/relationships/image" Target="media/image65.png"/><Relationship Id="rId89" Type="http://schemas.openxmlformats.org/officeDocument/2006/relationships/image" Target="media/image90.png"/><Relationship Id="rId80" Type="http://schemas.openxmlformats.org/officeDocument/2006/relationships/image" Target="media/image57.png"/><Relationship Id="rId82" Type="http://schemas.openxmlformats.org/officeDocument/2006/relationships/image" Target="media/image58.png"/><Relationship Id="rId81" Type="http://schemas.openxmlformats.org/officeDocument/2006/relationships/image" Target="media/image6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5.jpg"/><Relationship Id="rId8" Type="http://schemas.openxmlformats.org/officeDocument/2006/relationships/header" Target="header1.xml"/><Relationship Id="rId73" Type="http://schemas.openxmlformats.org/officeDocument/2006/relationships/image" Target="media/image49.png"/><Relationship Id="rId72" Type="http://schemas.openxmlformats.org/officeDocument/2006/relationships/image" Target="media/image37.png"/><Relationship Id="rId75" Type="http://schemas.openxmlformats.org/officeDocument/2006/relationships/image" Target="media/image41.png"/><Relationship Id="rId74" Type="http://schemas.openxmlformats.org/officeDocument/2006/relationships/image" Target="media/image36.png"/><Relationship Id="rId77" Type="http://schemas.openxmlformats.org/officeDocument/2006/relationships/image" Target="media/image39.png"/><Relationship Id="rId76" Type="http://schemas.openxmlformats.org/officeDocument/2006/relationships/image" Target="media/image27.png"/><Relationship Id="rId79" Type="http://schemas.openxmlformats.org/officeDocument/2006/relationships/image" Target="media/image30.png"/><Relationship Id="rId78" Type="http://schemas.openxmlformats.org/officeDocument/2006/relationships/image" Target="media/image33.png"/><Relationship Id="rId71" Type="http://schemas.openxmlformats.org/officeDocument/2006/relationships/image" Target="media/image45.png"/><Relationship Id="rId70" Type="http://schemas.openxmlformats.org/officeDocument/2006/relationships/image" Target="media/image35.png"/><Relationship Id="rId62" Type="http://schemas.openxmlformats.org/officeDocument/2006/relationships/image" Target="media/image54.png"/><Relationship Id="rId61" Type="http://schemas.openxmlformats.org/officeDocument/2006/relationships/image" Target="media/image68.png"/><Relationship Id="rId64" Type="http://schemas.openxmlformats.org/officeDocument/2006/relationships/image" Target="media/image40.png"/><Relationship Id="rId63" Type="http://schemas.openxmlformats.org/officeDocument/2006/relationships/image" Target="media/image61.png"/><Relationship Id="rId66" Type="http://schemas.openxmlformats.org/officeDocument/2006/relationships/image" Target="media/image56.png"/><Relationship Id="rId65" Type="http://schemas.openxmlformats.org/officeDocument/2006/relationships/image" Target="media/image43.png"/><Relationship Id="rId68" Type="http://schemas.openxmlformats.org/officeDocument/2006/relationships/image" Target="media/image42.png"/><Relationship Id="rId67" Type="http://schemas.openxmlformats.org/officeDocument/2006/relationships/image" Target="media/image44.png"/><Relationship Id="rId60" Type="http://schemas.openxmlformats.org/officeDocument/2006/relationships/image" Target="media/image51.png"/><Relationship Id="rId69" Type="http://schemas.openxmlformats.org/officeDocument/2006/relationships/image" Target="media/image28.png"/><Relationship Id="rId51" Type="http://schemas.openxmlformats.org/officeDocument/2006/relationships/image" Target="media/image2.png"/><Relationship Id="rId50" Type="http://schemas.openxmlformats.org/officeDocument/2006/relationships/image" Target="media/image5.png"/><Relationship Id="rId53" Type="http://schemas.openxmlformats.org/officeDocument/2006/relationships/image" Target="media/image26.png"/><Relationship Id="rId52" Type="http://schemas.openxmlformats.org/officeDocument/2006/relationships/image" Target="media/image24.png"/><Relationship Id="rId55" Type="http://schemas.openxmlformats.org/officeDocument/2006/relationships/image" Target="media/image21.png"/><Relationship Id="rId54" Type="http://schemas.openxmlformats.org/officeDocument/2006/relationships/image" Target="media/image4.png"/><Relationship Id="rId57" Type="http://schemas.openxmlformats.org/officeDocument/2006/relationships/image" Target="media/image18.png"/><Relationship Id="rId56" Type="http://schemas.openxmlformats.org/officeDocument/2006/relationships/image" Target="media/image8.png"/><Relationship Id="rId59" Type="http://schemas.openxmlformats.org/officeDocument/2006/relationships/image" Target="media/image32.png"/><Relationship Id="rId5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tP62z7o5LA6cSyzR82dB2SrtaQ==">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2023-12-09T10:35:00Z</dcterms:created>
  <dc:creator>03817711922_ROHIT KUMAR SAXENA</dc:creator>
</cp:coreProperties>
</file>