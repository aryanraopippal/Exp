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Arial Narrow" w:cs="Arial Narrow" w:eastAsia="Arial Narrow" w:hAnsi="Arial Narrow"/>
          <w:b w:val="1"/>
          <w:color w:val="ff0000"/>
          <w:sz w:val="28"/>
          <w:szCs w:val="28"/>
        </w:rPr>
      </w:pPr>
      <w:r w:rsidDel="00000000" w:rsidR="00000000" w:rsidRPr="00000000">
        <w:rPr>
          <w:rtl w:val="0"/>
        </w:rPr>
      </w:r>
    </w:p>
    <w:p w:rsidR="00000000" w:rsidDel="00000000" w:rsidP="00000000" w:rsidRDefault="00000000" w:rsidRPr="00000000" w14:paraId="00000002">
      <w:pPr>
        <w:spacing w:line="240" w:lineRule="auto"/>
        <w:rPr>
          <w:sz w:val="24"/>
          <w:szCs w:val="24"/>
        </w:rPr>
      </w:pPr>
      <w:r w:rsidDel="00000000" w:rsidR="00000000" w:rsidRPr="00000000">
        <w:rPr>
          <w:rtl w:val="0"/>
        </w:rPr>
      </w:r>
    </w:p>
    <w:p w:rsidR="00000000" w:rsidDel="00000000" w:rsidP="00000000" w:rsidRDefault="00000000" w:rsidRPr="00000000" w14:paraId="00000003">
      <w:pPr>
        <w:spacing w:line="240" w:lineRule="auto"/>
        <w:rPr>
          <w:rFonts w:ascii="Arial Narrow" w:cs="Arial Narrow" w:eastAsia="Arial Narrow" w:hAnsi="Arial Narrow"/>
          <w:b w:val="1"/>
          <w:color w:val="ff0000"/>
          <w:sz w:val="24"/>
          <w:szCs w:val="24"/>
        </w:rPr>
      </w:pPr>
      <w:r w:rsidDel="00000000" w:rsidR="00000000" w:rsidRPr="00000000">
        <w:rPr>
          <w:rFonts w:ascii="Arial Narrow" w:cs="Arial Narrow" w:eastAsia="Arial Narrow" w:hAnsi="Arial Narrow"/>
          <w:b w:val="1"/>
          <w:color w:val="ff0000"/>
          <w:sz w:val="24"/>
          <w:szCs w:val="24"/>
        </w:rPr>
        <w:drawing>
          <wp:anchor allowOverlap="1" behindDoc="0" distB="0" distT="0" distL="0" distR="0" hidden="0" layoutInCell="1" locked="0" relativeHeight="0" simplePos="0">
            <wp:simplePos x="0" y="0"/>
            <wp:positionH relativeFrom="margin">
              <wp:align>center</wp:align>
            </wp:positionH>
            <wp:positionV relativeFrom="page">
              <wp:posOffset>1406128</wp:posOffset>
            </wp:positionV>
            <wp:extent cx="963612" cy="796973"/>
            <wp:effectExtent b="0" l="0" r="0" t="0"/>
            <wp:wrapTopAndBottom distB="0" distT="0"/>
            <wp:docPr id="2082742202"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963612" cy="79697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Arial Narrow" w:cs="Arial Narrow" w:eastAsia="Arial Narrow" w:hAnsi="Arial Narrow"/>
          <w:b w:val="1"/>
          <w:color w:val="ff0000"/>
          <w:sz w:val="28"/>
          <w:szCs w:val="28"/>
        </w:rPr>
      </w:pPr>
      <w:r w:rsidDel="00000000" w:rsidR="00000000" w:rsidRPr="00000000">
        <w:rPr>
          <w:rFonts w:ascii="Arial Narrow" w:cs="Arial Narrow" w:eastAsia="Arial Narrow" w:hAnsi="Arial Narrow"/>
          <w:b w:val="1"/>
          <w:color w:val="ff0000"/>
          <w:sz w:val="28"/>
          <w:szCs w:val="28"/>
          <w:rtl w:val="0"/>
        </w:rPr>
        <w:t xml:space="preserve">VIVEKANANDA INSTITUTE OF PROFESSIONAL STUDIES - TECHNICAL CAMPUS</w:t>
      </w:r>
    </w:p>
    <w:p w:rsidR="00000000" w:rsidDel="00000000" w:rsidP="00000000" w:rsidRDefault="00000000" w:rsidRPr="00000000" w14:paraId="00000005">
      <w:pPr>
        <w:spacing w:line="240" w:lineRule="auto"/>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Grade </w:t>
      </w:r>
      <w:r w:rsidDel="00000000" w:rsidR="00000000" w:rsidRPr="00000000">
        <w:rPr>
          <w:rFonts w:ascii="Arial Narrow" w:cs="Arial Narrow" w:eastAsia="Arial Narrow" w:hAnsi="Arial Narrow"/>
          <w:b w:val="1"/>
          <w:color w:val="ff0000"/>
          <w:sz w:val="28"/>
          <w:szCs w:val="28"/>
          <w:rtl w:val="0"/>
        </w:rPr>
        <w:t xml:space="preserve">A++</w:t>
      </w:r>
      <w:r w:rsidDel="00000000" w:rsidR="00000000" w:rsidRPr="00000000">
        <w:rPr>
          <w:rFonts w:ascii="Arial Narrow" w:cs="Arial Narrow" w:eastAsia="Arial Narrow" w:hAnsi="Arial Narrow"/>
          <w:b w:val="1"/>
          <w:sz w:val="28"/>
          <w:szCs w:val="28"/>
          <w:rtl w:val="0"/>
        </w:rPr>
        <w:t xml:space="preserve"> Accredited Institution by NAAC</w:t>
      </w:r>
    </w:p>
    <w:p w:rsidR="00000000" w:rsidDel="00000000" w:rsidP="00000000" w:rsidRDefault="00000000" w:rsidRPr="00000000" w14:paraId="00000006">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NBA Accredited for MCA Programme; Recognized under Section 2(f) by UGC;</w:t>
      </w:r>
    </w:p>
    <w:p w:rsidR="00000000" w:rsidDel="00000000" w:rsidP="00000000" w:rsidRDefault="00000000" w:rsidRPr="00000000" w14:paraId="00000007">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Affiliated to GGSIP University, Delhi; Recognized by Bar Council of India and AICTE</w:t>
      </w:r>
    </w:p>
    <w:p w:rsidR="00000000" w:rsidDel="00000000" w:rsidP="00000000" w:rsidRDefault="00000000" w:rsidRPr="00000000" w14:paraId="00000008">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An ISO 9001:2015 Certified Institution</w:t>
      </w:r>
    </w:p>
    <w:p w:rsidR="00000000" w:rsidDel="00000000" w:rsidP="00000000" w:rsidRDefault="00000000" w:rsidRPr="00000000" w14:paraId="00000009">
      <w:pPr>
        <w:spacing w:line="240" w:lineRule="auto"/>
        <w:jc w:val="center"/>
        <w:rPr>
          <w:rFonts w:ascii="Arial Narrow" w:cs="Arial Narrow" w:eastAsia="Arial Narrow" w:hAnsi="Arial Narrow"/>
          <w:sz w:val="36"/>
          <w:szCs w:val="36"/>
        </w:rPr>
      </w:pPr>
      <w:r w:rsidDel="00000000" w:rsidR="00000000" w:rsidRPr="00000000">
        <w:rPr>
          <w:rtl w:val="0"/>
        </w:rPr>
      </w:r>
    </w:p>
    <w:p w:rsidR="00000000" w:rsidDel="00000000" w:rsidP="00000000" w:rsidRDefault="00000000" w:rsidRPr="00000000" w14:paraId="0000000A">
      <w:pPr>
        <w:spacing w:line="240" w:lineRule="auto"/>
        <w:jc w:val="center"/>
        <w:rPr>
          <w:b w:val="1"/>
          <w:sz w:val="36"/>
          <w:szCs w:val="36"/>
        </w:rPr>
      </w:pPr>
      <w:r w:rsidDel="00000000" w:rsidR="00000000" w:rsidRPr="00000000">
        <w:rPr>
          <w:rFonts w:ascii="Arial Narrow" w:cs="Arial Narrow" w:eastAsia="Arial Narrow" w:hAnsi="Arial Narrow"/>
          <w:b w:val="1"/>
          <w:color w:val="00b0f0"/>
          <w:sz w:val="36"/>
          <w:szCs w:val="36"/>
          <w:rtl w:val="0"/>
        </w:rPr>
        <w:t xml:space="preserve">SCHOOL OF ENGINEERING &amp; TECHNOLOGY</w:t>
      </w:r>
      <w:r w:rsidDel="00000000" w:rsidR="00000000" w:rsidRPr="00000000">
        <w:rPr>
          <w:rtl w:val="0"/>
        </w:rPr>
      </w:r>
    </w:p>
    <w:p w:rsidR="00000000" w:rsidDel="00000000" w:rsidP="00000000" w:rsidRDefault="00000000" w:rsidRPr="00000000" w14:paraId="0000000B">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C">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D">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BTECH Programme: AI&amp;DS</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Course Title: Mobile Application Development Lab</w:t>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Course Code: OAE312P</w:t>
      </w:r>
    </w:p>
    <w:p w:rsidR="00000000" w:rsidDel="00000000" w:rsidP="00000000" w:rsidRDefault="00000000" w:rsidRPr="00000000" w14:paraId="00000015">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 Ms. Anjani </w:t>
      </w:r>
    </w:p>
    <w:p w:rsidR="00000000" w:rsidDel="00000000" w:rsidP="00000000" w:rsidRDefault="00000000" w:rsidRPr="00000000" w14:paraId="0000001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w:t>
      </w:r>
      <w:r w:rsidDel="00000000" w:rsidR="00000000" w:rsidRPr="00000000">
        <w:rPr>
          <w:rFonts w:ascii="Times New Roman" w:cs="Times New Roman" w:eastAsia="Times New Roman" w:hAnsi="Times New Roman"/>
          <w:sz w:val="28"/>
          <w:szCs w:val="28"/>
          <w:rtl w:val="0"/>
        </w:rPr>
        <w:t xml:space="preserve">Rohit Kumar Saxena</w:t>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8"/>
          <w:szCs w:val="28"/>
        </w:rPr>
        <w:sectPr>
          <w:headerReference r:id="rId8" w:type="default"/>
          <w:pgSz w:h="16838" w:w="11906"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Enrollment no.: </w:t>
      </w:r>
      <w:r w:rsidDel="00000000" w:rsidR="00000000" w:rsidRPr="00000000">
        <w:rPr>
          <w:rFonts w:ascii="Times New Roman" w:cs="Times New Roman" w:eastAsia="Times New Roman" w:hAnsi="Times New Roman"/>
          <w:sz w:val="28"/>
          <w:szCs w:val="28"/>
          <w:rtl w:val="0"/>
        </w:rPr>
        <w:t xml:space="preserve">03817711922</w:t>
      </w:r>
    </w:p>
    <w:p w:rsidR="00000000" w:rsidDel="00000000" w:rsidP="00000000" w:rsidRDefault="00000000" w:rsidRPr="00000000" w14:paraId="0000001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VISION OF INSTITUTE</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 an educational institute that empowers the field of engineering to build a sustainable future by providing quality education with innovative practices that supports people, planet and profit.</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MISSION OF INSTITUTE</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groom the future engineers by providing value-based education and awakening students' curiosity, nurturing creativity and building</w:t>
        <w:br w:type="textWrapping"/>
        <w:t xml:space="preserve">capabilities to enable them to make significant contributions to the world.</w:t>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tbl>
      <w:tblPr>
        <w:tblStyle w:val="Table1"/>
        <w:tblpPr w:leftFromText="180" w:rightFromText="180" w:topFromText="0" w:bottomFromText="0" w:vertAnchor="text" w:horzAnchor="text" w:tblpX="0" w:tblpY="125"/>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1877"/>
        <w:gridCol w:w="851"/>
        <w:gridCol w:w="1276"/>
        <w:gridCol w:w="1417"/>
        <w:gridCol w:w="1134"/>
        <w:gridCol w:w="953"/>
        <w:gridCol w:w="992"/>
        <w:gridCol w:w="1134"/>
        <w:tblGridChange w:id="0">
          <w:tblGrid>
            <w:gridCol w:w="709"/>
            <w:gridCol w:w="1877"/>
            <w:gridCol w:w="851"/>
            <w:gridCol w:w="1276"/>
            <w:gridCol w:w="1417"/>
            <w:gridCol w:w="1134"/>
            <w:gridCol w:w="953"/>
            <w:gridCol w:w="992"/>
            <w:gridCol w:w="1134"/>
          </w:tblGrid>
        </w:tblGridChange>
      </w:tblGrid>
      <w:tr>
        <w:trPr>
          <w:cantSplit w:val="0"/>
          <w:tblHeader w:val="0"/>
        </w:trPr>
        <w:tc>
          <w:tcPr>
            <w:vMerge w:val="restart"/>
          </w:tcPr>
          <w:p w:rsidR="00000000" w:rsidDel="00000000" w:rsidP="00000000" w:rsidRDefault="00000000" w:rsidRPr="00000000" w14:paraId="00000029">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S.No</w:t>
            </w:r>
          </w:p>
        </w:tc>
        <w:tc>
          <w:tcPr>
            <w:vMerge w:val="restart"/>
          </w:tcPr>
          <w:p w:rsidR="00000000" w:rsidDel="00000000" w:rsidP="00000000" w:rsidRDefault="00000000" w:rsidRPr="00000000" w14:paraId="0000002A">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Experiment Name</w:t>
            </w:r>
          </w:p>
        </w:tc>
        <w:tc>
          <w:tcPr>
            <w:vMerge w:val="restart"/>
          </w:tcPr>
          <w:p w:rsidR="00000000" w:rsidDel="00000000" w:rsidP="00000000" w:rsidRDefault="00000000" w:rsidRPr="00000000" w14:paraId="0000002B">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Date</w:t>
            </w:r>
          </w:p>
        </w:tc>
        <w:tc>
          <w:tcPr>
            <w:gridSpan w:val="3"/>
          </w:tcPr>
          <w:p w:rsidR="00000000" w:rsidDel="00000000" w:rsidP="00000000" w:rsidRDefault="00000000" w:rsidRPr="00000000" w14:paraId="0000002C">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Marks</w:t>
            </w:r>
          </w:p>
        </w:tc>
        <w:tc>
          <w:tcPr>
            <w:vMerge w:val="restart"/>
          </w:tcPr>
          <w:p w:rsidR="00000000" w:rsidDel="00000000" w:rsidP="00000000" w:rsidRDefault="00000000" w:rsidRPr="00000000" w14:paraId="0000002F">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Remark</w:t>
            </w:r>
          </w:p>
        </w:tc>
        <w:tc>
          <w:tcPr>
            <w:vMerge w:val="restart"/>
          </w:tcPr>
          <w:p w:rsidR="00000000" w:rsidDel="00000000" w:rsidP="00000000" w:rsidRDefault="00000000" w:rsidRPr="00000000" w14:paraId="00000030">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Updated Marks</w:t>
            </w:r>
          </w:p>
        </w:tc>
        <w:tc>
          <w:tcPr>
            <w:vMerge w:val="restart"/>
          </w:tcPr>
          <w:p w:rsidR="00000000" w:rsidDel="00000000" w:rsidP="00000000" w:rsidRDefault="00000000" w:rsidRPr="00000000" w14:paraId="00000031">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Faculty Signature</w:t>
            </w:r>
          </w:p>
        </w:tc>
      </w:tr>
      <w:tr>
        <w:trPr>
          <w:cantSplit w:val="0"/>
          <w:tblHeader w:val="0"/>
        </w:trPr>
        <w:tc>
          <w:tcPr>
            <w:vMerge w:val="continue"/>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p w:rsidR="00000000" w:rsidDel="00000000" w:rsidP="00000000" w:rsidRDefault="00000000" w:rsidRPr="00000000" w14:paraId="00000035">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Laboratory Assessment (15 Marks) </w:t>
            </w:r>
          </w:p>
        </w:tc>
        <w:tc>
          <w:tcPr/>
          <w:p w:rsidR="00000000" w:rsidDel="00000000" w:rsidP="00000000" w:rsidRDefault="00000000" w:rsidRPr="00000000" w14:paraId="00000036">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Class Participation (5 Marks)</w:t>
            </w:r>
          </w:p>
        </w:tc>
        <w:tc>
          <w:tcPr/>
          <w:p w:rsidR="00000000" w:rsidDel="00000000" w:rsidP="00000000" w:rsidRDefault="00000000" w:rsidRPr="00000000" w14:paraId="00000037">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Viva           (5 Marks)</w:t>
            </w:r>
          </w:p>
        </w:tc>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3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3">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C">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5">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5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E">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5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7">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6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0">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7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9">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7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2">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8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B">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8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4">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9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D">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9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6">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A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F">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B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8">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B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1">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C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A">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C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3">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D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C">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D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5">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E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E">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E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7">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F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0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9">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0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2">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1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B">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1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4">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2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D">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2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6">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3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F">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4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8">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4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1">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5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A">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5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3">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6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C">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bl>
    <w:p w:rsidR="00000000" w:rsidDel="00000000" w:rsidP="00000000" w:rsidRDefault="00000000" w:rsidRPr="00000000" w14:paraId="0000016D">
      <w:pPr>
        <w:spacing w:line="360" w:lineRule="auto"/>
        <w:rPr>
          <w:b w:val="1"/>
        </w:rPr>
        <w:sectPr>
          <w:headerReference r:id="rId9" w:type="default"/>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E">
      <w:pPr>
        <w:pStyle w:val="Heading1"/>
        <w:spacing w:before="0" w:lineRule="auto"/>
        <w:rPr/>
      </w:pPr>
      <w:r w:rsidDel="00000000" w:rsidR="00000000" w:rsidRPr="00000000">
        <w:rPr>
          <w:rtl w:val="0"/>
        </w:rPr>
        <w:t xml:space="preserve">Experiment 1</w:t>
      </w:r>
    </w:p>
    <w:p w:rsidR="00000000" w:rsidDel="00000000" w:rsidP="00000000" w:rsidRDefault="00000000" w:rsidRPr="00000000" w14:paraId="0000016F">
      <w:pPr>
        <w:pStyle w:val="Heading2"/>
        <w:rPr/>
      </w:pPr>
      <w:r w:rsidDel="00000000" w:rsidR="00000000" w:rsidRPr="00000000">
        <w:rPr>
          <w:rtl w:val="0"/>
        </w:rPr>
        <w:t xml:space="preserve">Aim: Study the frameworks of Mobile Application Development and design tools like sketch, adobe XD or flutter.</w:t>
      </w:r>
    </w:p>
    <w:p w:rsidR="00000000" w:rsidDel="00000000" w:rsidP="00000000" w:rsidRDefault="00000000" w:rsidRPr="00000000" w14:paraId="00000170">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Gain the understanding of the frameworks of Mobile Application Development.</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Explore the tools used for designing, building, compiling and testing mobile applications.</w:t>
      </w:r>
    </w:p>
    <w:p w:rsidR="00000000" w:rsidDel="00000000" w:rsidP="00000000" w:rsidRDefault="00000000" w:rsidRPr="00000000" w14:paraId="00000173">
      <w:pPr>
        <w:pStyle w:val="Heading3"/>
        <w:rPr/>
      </w:pPr>
      <w:r w:rsidDel="00000000" w:rsidR="00000000" w:rsidRPr="00000000">
        <w:rPr>
          <w:rtl w:val="0"/>
        </w:rPr>
        <w:t xml:space="preserve">Theory:</w:t>
      </w:r>
    </w:p>
    <w:p w:rsidR="00000000" w:rsidDel="00000000" w:rsidP="00000000" w:rsidRDefault="00000000" w:rsidRPr="00000000" w14:paraId="00000174">
      <w:pPr>
        <w:pStyle w:val="Heading4"/>
        <w:rPr/>
      </w:pPr>
      <w:r w:rsidDel="00000000" w:rsidR="00000000" w:rsidRPr="00000000">
        <w:rPr>
          <w:rtl w:val="0"/>
        </w:rPr>
        <w:t xml:space="preserve">Frameworks of Mobile Application Development</w:t>
      </w:r>
    </w:p>
    <w:p w:rsidR="00000000" w:rsidDel="00000000" w:rsidP="00000000" w:rsidRDefault="00000000" w:rsidRPr="00000000" w14:paraId="00000175">
      <w:pPr>
        <w:jc w:val="both"/>
        <w:rPr/>
      </w:pPr>
      <w:r w:rsidDel="00000000" w:rsidR="00000000" w:rsidRPr="00000000">
        <w:rPr>
          <w:rtl w:val="0"/>
        </w:rPr>
        <w:t xml:space="preserve">Mobile application development involves creating software applications that run on mobile devices, such as smartphones and tablets. Developers use various frameworks to streamline and simplify the development process by providing pre-built components, libraries, and tools. Frameworks play a critical role in ensuring efficient development, high performance, and seamless user experiences across different platforms.</w:t>
      </w:r>
    </w:p>
    <w:p w:rsidR="00000000" w:rsidDel="00000000" w:rsidP="00000000" w:rsidRDefault="00000000" w:rsidRPr="00000000" w14:paraId="00000176">
      <w:pPr>
        <w:pStyle w:val="Heading5"/>
        <w:rPr/>
      </w:pPr>
      <w:r w:rsidDel="00000000" w:rsidR="00000000" w:rsidRPr="00000000">
        <w:rPr>
          <w:rtl w:val="0"/>
        </w:rPr>
        <w:t xml:space="preserve">Native Frameworks</w:t>
      </w:r>
    </w:p>
    <w:p w:rsidR="00000000" w:rsidDel="00000000" w:rsidP="00000000" w:rsidRDefault="00000000" w:rsidRPr="00000000" w14:paraId="00000177">
      <w:pPr>
        <w:jc w:val="both"/>
        <w:rPr/>
      </w:pPr>
      <w:r w:rsidDel="00000000" w:rsidR="00000000" w:rsidRPr="00000000">
        <w:rPr>
          <w:rtl w:val="0"/>
        </w:rPr>
        <w:t xml:space="preserve">Native frameworks are platform-specific and allow developers to create applications optimized for a particular operating system. Examples include </w:t>
      </w:r>
      <w:r w:rsidDel="00000000" w:rsidR="00000000" w:rsidRPr="00000000">
        <w:rPr>
          <w:b w:val="1"/>
          <w:rtl w:val="0"/>
        </w:rPr>
        <w:t xml:space="preserve">Swift</w:t>
      </w:r>
      <w:r w:rsidDel="00000000" w:rsidR="00000000" w:rsidRPr="00000000">
        <w:rPr>
          <w:rtl w:val="0"/>
        </w:rPr>
        <w:t xml:space="preserve"> and </w:t>
      </w:r>
      <w:r w:rsidDel="00000000" w:rsidR="00000000" w:rsidRPr="00000000">
        <w:rPr>
          <w:b w:val="1"/>
          <w:rtl w:val="0"/>
        </w:rPr>
        <w:t xml:space="preserve">Objective-C</w:t>
      </w:r>
      <w:r w:rsidDel="00000000" w:rsidR="00000000" w:rsidRPr="00000000">
        <w:rPr>
          <w:rtl w:val="0"/>
        </w:rPr>
        <w:t xml:space="preserve"> for iOS development, and </w:t>
      </w:r>
      <w:r w:rsidDel="00000000" w:rsidR="00000000" w:rsidRPr="00000000">
        <w:rPr>
          <w:b w:val="1"/>
          <w:rtl w:val="0"/>
        </w:rPr>
        <w:t xml:space="preserve">Kotlin</w:t>
      </w:r>
      <w:r w:rsidDel="00000000" w:rsidR="00000000" w:rsidRPr="00000000">
        <w:rPr>
          <w:rtl w:val="0"/>
        </w:rPr>
        <w:t xml:space="preserve"> and </w:t>
      </w:r>
      <w:r w:rsidDel="00000000" w:rsidR="00000000" w:rsidRPr="00000000">
        <w:rPr>
          <w:b w:val="1"/>
          <w:rtl w:val="0"/>
        </w:rPr>
        <w:t xml:space="preserve">Java</w:t>
      </w:r>
      <w:r w:rsidDel="00000000" w:rsidR="00000000" w:rsidRPr="00000000">
        <w:rPr>
          <w:rtl w:val="0"/>
        </w:rPr>
        <w:t xml:space="preserve"> for Android development. These frameworks provide complete access to platform-specific features and APIs, ensuring high performance and better integration with the device’s hardware and software. However, native development often requires maintaining separate codebases for different platforms, increasing development time and effort.</w:t>
      </w:r>
    </w:p>
    <w:p w:rsidR="00000000" w:rsidDel="00000000" w:rsidP="00000000" w:rsidRDefault="00000000" w:rsidRPr="00000000" w14:paraId="00000178">
      <w:pPr>
        <w:pStyle w:val="Heading5"/>
        <w:rPr/>
      </w:pPr>
      <w:r w:rsidDel="00000000" w:rsidR="00000000" w:rsidRPr="00000000">
        <w:rPr>
          <w:rtl w:val="0"/>
        </w:rPr>
        <w:t xml:space="preserve">Cross-Platform Frameworks</w:t>
      </w:r>
    </w:p>
    <w:p w:rsidR="00000000" w:rsidDel="00000000" w:rsidP="00000000" w:rsidRDefault="00000000" w:rsidRPr="00000000" w14:paraId="00000179">
      <w:pPr>
        <w:jc w:val="both"/>
        <w:rPr/>
      </w:pPr>
      <w:r w:rsidDel="00000000" w:rsidR="00000000" w:rsidRPr="00000000">
        <w:rPr>
          <w:rtl w:val="0"/>
        </w:rPr>
        <w:t xml:space="preserve">Cross-platform frameworks enable developers to write a single codebase that can be deployed across multiple platforms, including iOS and Android. Popular cross-platform frameworks include </w:t>
      </w:r>
      <w:r w:rsidDel="00000000" w:rsidR="00000000" w:rsidRPr="00000000">
        <w:rPr>
          <w:b w:val="1"/>
          <w:rtl w:val="0"/>
        </w:rPr>
        <w:t xml:space="preserve">Flutter</w:t>
      </w:r>
      <w:r w:rsidDel="00000000" w:rsidR="00000000" w:rsidRPr="00000000">
        <w:rPr>
          <w:rtl w:val="0"/>
        </w:rPr>
        <w:t xml:space="preserve">, </w:t>
      </w:r>
      <w:r w:rsidDel="00000000" w:rsidR="00000000" w:rsidRPr="00000000">
        <w:rPr>
          <w:b w:val="1"/>
          <w:rtl w:val="0"/>
        </w:rPr>
        <w:t xml:space="preserve">React Native</w:t>
      </w:r>
      <w:r w:rsidDel="00000000" w:rsidR="00000000" w:rsidRPr="00000000">
        <w:rPr>
          <w:rtl w:val="0"/>
        </w:rPr>
        <w:t xml:space="preserve">, and </w:t>
      </w:r>
      <w:r w:rsidDel="00000000" w:rsidR="00000000" w:rsidRPr="00000000">
        <w:rPr>
          <w:b w:val="1"/>
          <w:rtl w:val="0"/>
        </w:rPr>
        <w:t xml:space="preserve">Xamarin</w:t>
      </w:r>
      <w:r w:rsidDel="00000000" w:rsidR="00000000" w:rsidRPr="00000000">
        <w:rPr>
          <w:rtl w:val="0"/>
        </w:rPr>
        <w:t xml:space="preserve">. These frameworks reduce development time and cost by eliminating the need for separate codebases. For example, Flutter, powered by Google, uses the Dart programming language and offers a rich set of pre-designed widgets for building visually appealing applications. React Native, backed by Facebook, allows developers to use JavaScript and reuse components between platforms, enhancing efficiency.</w:t>
      </w:r>
    </w:p>
    <w:p w:rsidR="00000000" w:rsidDel="00000000" w:rsidP="00000000" w:rsidRDefault="00000000" w:rsidRPr="00000000" w14:paraId="0000017A">
      <w:pPr>
        <w:pStyle w:val="Heading5"/>
        <w:rPr/>
      </w:pPr>
      <w:r w:rsidDel="00000000" w:rsidR="00000000" w:rsidRPr="00000000">
        <w:rPr>
          <w:rtl w:val="0"/>
        </w:rPr>
        <w:t xml:space="preserve">Hybrid Frameworks</w:t>
      </w:r>
    </w:p>
    <w:p w:rsidR="00000000" w:rsidDel="00000000" w:rsidP="00000000" w:rsidRDefault="00000000" w:rsidRPr="00000000" w14:paraId="0000017B">
      <w:pPr>
        <w:jc w:val="both"/>
        <w:rPr/>
      </w:pPr>
      <w:r w:rsidDel="00000000" w:rsidR="00000000" w:rsidRPr="00000000">
        <w:rPr>
          <w:rtl w:val="0"/>
        </w:rPr>
        <w:t xml:space="preserve">Hybrid frameworks, such as </w:t>
      </w:r>
      <w:r w:rsidDel="00000000" w:rsidR="00000000" w:rsidRPr="00000000">
        <w:rPr>
          <w:b w:val="1"/>
          <w:rtl w:val="0"/>
        </w:rPr>
        <w:t xml:space="preserve">Ionic</w:t>
      </w:r>
      <w:r w:rsidDel="00000000" w:rsidR="00000000" w:rsidRPr="00000000">
        <w:rPr>
          <w:rtl w:val="0"/>
        </w:rPr>
        <w:t xml:space="preserve"> and </w:t>
      </w:r>
      <w:r w:rsidDel="00000000" w:rsidR="00000000" w:rsidRPr="00000000">
        <w:rPr>
          <w:b w:val="1"/>
          <w:rtl w:val="0"/>
        </w:rPr>
        <w:t xml:space="preserve">Cordova</w:t>
      </w:r>
      <w:r w:rsidDel="00000000" w:rsidR="00000000" w:rsidRPr="00000000">
        <w:rPr>
          <w:rtl w:val="0"/>
        </w:rPr>
        <w:t xml:space="preserve">, combine the advantages of web and native technologies. Applications developed using hybrid frameworks are essentially web apps wrapped in a native container. They rely on web technologies like HTML, CSS, and JavaScript but can access device-specific features through plugins. While hybrid frameworks enable faster development, they may face performance limitations compared to native applications.</w:t>
      </w:r>
    </w:p>
    <w:p w:rsidR="00000000" w:rsidDel="00000000" w:rsidP="00000000" w:rsidRDefault="00000000" w:rsidRPr="00000000" w14:paraId="0000017C">
      <w:pPr>
        <w:pStyle w:val="Heading4"/>
        <w:rPr/>
      </w:pPr>
      <w:r w:rsidDel="00000000" w:rsidR="00000000" w:rsidRPr="00000000">
        <w:rPr>
          <w:rtl w:val="0"/>
        </w:rPr>
        <w:t xml:space="preserve">Design Tools for Mobile Application Development</w:t>
      </w:r>
    </w:p>
    <w:p w:rsidR="00000000" w:rsidDel="00000000" w:rsidP="00000000" w:rsidRDefault="00000000" w:rsidRPr="00000000" w14:paraId="0000017D">
      <w:pPr>
        <w:keepLines w:val="1"/>
        <w:jc w:val="both"/>
        <w:rPr/>
      </w:pPr>
      <w:r w:rsidDel="00000000" w:rsidR="00000000" w:rsidRPr="00000000">
        <w:rPr>
          <w:rtl w:val="0"/>
        </w:rPr>
        <w:t xml:space="preserve">Design tools are an integral part of mobile application development, enabling designers to conceptualize, prototype, and refine user interfaces and experiences. Tools like </w:t>
      </w:r>
      <w:r w:rsidDel="00000000" w:rsidR="00000000" w:rsidRPr="00000000">
        <w:rPr>
          <w:b w:val="1"/>
          <w:rtl w:val="0"/>
        </w:rPr>
        <w:t xml:space="preserve">Sketch</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and </w:t>
      </w:r>
      <w:r w:rsidDel="00000000" w:rsidR="00000000" w:rsidRPr="00000000">
        <w:rPr>
          <w:b w:val="1"/>
          <w:rtl w:val="0"/>
        </w:rPr>
        <w:t xml:space="preserve">Flutter’s UI toolkit</w:t>
      </w:r>
      <w:r w:rsidDel="00000000" w:rsidR="00000000" w:rsidRPr="00000000">
        <w:rPr>
          <w:rtl w:val="0"/>
        </w:rPr>
        <w:t xml:space="preserve"> have revolutionized the design process, making it more efficient and collaborative.</w:t>
      </w:r>
    </w:p>
    <w:p w:rsidR="00000000" w:rsidDel="00000000" w:rsidP="00000000" w:rsidRDefault="00000000" w:rsidRPr="00000000" w14:paraId="0000017E">
      <w:pPr>
        <w:keepLines w:val="1"/>
        <w:jc w:val="both"/>
        <w:rPr/>
      </w:pPr>
      <w:r w:rsidDel="00000000" w:rsidR="00000000" w:rsidRPr="00000000">
        <w:rPr>
          <w:rtl w:val="0"/>
        </w:rPr>
      </w:r>
    </w:p>
    <w:p w:rsidR="00000000" w:rsidDel="00000000" w:rsidP="00000000" w:rsidRDefault="00000000" w:rsidRPr="00000000" w14:paraId="0000017F">
      <w:pPr>
        <w:keepLines w:val="1"/>
        <w:jc w:val="center"/>
        <w:rPr/>
      </w:pPr>
      <w:r w:rsidDel="00000000" w:rsidR="00000000" w:rsidRPr="00000000">
        <w:rPr/>
        <w:drawing>
          <wp:inline distB="0" distT="0" distL="0" distR="0">
            <wp:extent cx="5180916" cy="2537650"/>
            <wp:effectExtent b="0" l="0" r="0" t="0"/>
            <wp:docPr descr="30 Amazing Mobile App Design Software Tools - Designveloper" id="2082742204" name="image11.png"/>
            <a:graphic>
              <a:graphicData uri="http://schemas.openxmlformats.org/drawingml/2006/picture">
                <pic:pic>
                  <pic:nvPicPr>
                    <pic:cNvPr descr="30 Amazing Mobile App Design Software Tools - Designveloper" id="0" name="image11.png"/>
                    <pic:cNvPicPr preferRelativeResize="0"/>
                  </pic:nvPicPr>
                  <pic:blipFill>
                    <a:blip r:embed="rId10"/>
                    <a:srcRect b="0" l="0" r="0" t="0"/>
                    <a:stretch>
                      <a:fillRect/>
                    </a:stretch>
                  </pic:blipFill>
                  <pic:spPr>
                    <a:xfrm>
                      <a:off x="0" y="0"/>
                      <a:ext cx="5180916" cy="25376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Lines w:val="1"/>
        <w:jc w:val="center"/>
        <w:rPr/>
      </w:pPr>
      <w:r w:rsidDel="00000000" w:rsidR="00000000" w:rsidRPr="00000000">
        <w:rPr>
          <w:rtl w:val="0"/>
        </w:rPr>
      </w:r>
    </w:p>
    <w:p w:rsidR="00000000" w:rsidDel="00000000" w:rsidP="00000000" w:rsidRDefault="00000000" w:rsidRPr="00000000" w14:paraId="00000181">
      <w:pPr>
        <w:pStyle w:val="Heading5"/>
        <w:rPr/>
      </w:pPr>
      <w:r w:rsidDel="00000000" w:rsidR="00000000" w:rsidRPr="00000000">
        <w:rPr>
          <w:rtl w:val="0"/>
        </w:rPr>
        <w:t xml:space="preserve">Sketch</w:t>
      </w:r>
    </w:p>
    <w:p w:rsidR="00000000" w:rsidDel="00000000" w:rsidP="00000000" w:rsidRDefault="00000000" w:rsidRPr="00000000" w14:paraId="00000182">
      <w:pPr>
        <w:jc w:val="both"/>
        <w:rPr/>
      </w:pPr>
      <w:r w:rsidDel="00000000" w:rsidR="00000000" w:rsidRPr="00000000">
        <w:rPr>
          <w:rtl w:val="0"/>
        </w:rPr>
        <w:t xml:space="preserve">Sketch is a vector-based design tool specifically tailored for UI and UX design. It allows designers to create wireframes, mockups, and high-fidelity prototypes. Sketch’s simplicity, combined with its robust plugin ecosystem, makes it a favorite among designers. Features like reusable symbols, shared libraries, and support for collaborative workflows enhance productivity. Additionally, Sketch integrates seamlessly with third-party tools, making it easier to transition from design to development.</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0" distT="0" distL="0" distR="0">
            <wp:extent cx="4310370" cy="2689563"/>
            <wp:effectExtent b="0" l="0" r="0" t="0"/>
            <wp:docPr descr="8 Best Prototyping Tools to Use with Sketch | by Annie Dai | Design + Sketch  | Medium" id="2082742203" name="image9.png"/>
            <a:graphic>
              <a:graphicData uri="http://schemas.openxmlformats.org/drawingml/2006/picture">
                <pic:pic>
                  <pic:nvPicPr>
                    <pic:cNvPr descr="8 Best Prototyping Tools to Use with Sketch | by Annie Dai | Design + Sketch  | Medium" id="0" name="image9.png"/>
                    <pic:cNvPicPr preferRelativeResize="0"/>
                  </pic:nvPicPr>
                  <pic:blipFill>
                    <a:blip r:embed="rId11"/>
                    <a:srcRect b="0" l="0" r="0" t="0"/>
                    <a:stretch>
                      <a:fillRect/>
                    </a:stretch>
                  </pic:blipFill>
                  <pic:spPr>
                    <a:xfrm>
                      <a:off x="0" y="0"/>
                      <a:ext cx="4310370" cy="268956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pStyle w:val="Heading5"/>
        <w:rPr/>
      </w:pPr>
      <w:r w:rsidDel="00000000" w:rsidR="00000000" w:rsidRPr="00000000">
        <w:rPr>
          <w:rtl w:val="0"/>
        </w:rPr>
        <w:t xml:space="preserve">Adobe XD</w:t>
      </w:r>
    </w:p>
    <w:p w:rsidR="00000000" w:rsidDel="00000000" w:rsidP="00000000" w:rsidRDefault="00000000" w:rsidRPr="00000000" w14:paraId="00000187">
      <w:pPr>
        <w:keepLines w:val="1"/>
        <w:jc w:val="both"/>
        <w:rPr/>
      </w:pPr>
      <w:r w:rsidDel="00000000" w:rsidR="00000000" w:rsidRPr="00000000">
        <w:rPr>
          <w:rtl w:val="0"/>
        </w:rPr>
        <w:t xml:space="preserve">Adobe XD is a powerful tool for designing and prototyping user experiences. It offers a wide range of features, including vector editing, responsive design capabilities, and interactive prototyping. Designers can create clickable prototypes to simulate user interactions and share them with stakeholders for feedback. Adobe XD’s integration with other Adobe Creative Cloud apps, such as Photoshop and Illustrator, allows for a cohesive design workflow. Its collaborative features enable multiple team members to work on a project simultaneously, streamlining the design process.</w:t>
      </w:r>
    </w:p>
    <w:p w:rsidR="00000000" w:rsidDel="00000000" w:rsidP="00000000" w:rsidRDefault="00000000" w:rsidRPr="00000000" w14:paraId="00000188">
      <w:pPr>
        <w:keepLines w:val="1"/>
        <w:jc w:val="both"/>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0" distT="0" distL="0" distR="0">
            <wp:extent cx="4494025" cy="2479033"/>
            <wp:effectExtent b="0" l="0" r="0" t="0"/>
            <wp:docPr descr="How ProtoPie Makes Adobe XD Even Better" id="2082742206" name="image12.png"/>
            <a:graphic>
              <a:graphicData uri="http://schemas.openxmlformats.org/drawingml/2006/picture">
                <pic:pic>
                  <pic:nvPicPr>
                    <pic:cNvPr descr="How ProtoPie Makes Adobe XD Even Better" id="0" name="image12.png"/>
                    <pic:cNvPicPr preferRelativeResize="0"/>
                  </pic:nvPicPr>
                  <pic:blipFill>
                    <a:blip r:embed="rId12"/>
                    <a:srcRect b="0" l="0" r="0" t="0"/>
                    <a:stretch>
                      <a:fillRect/>
                    </a:stretch>
                  </pic:blipFill>
                  <pic:spPr>
                    <a:xfrm>
                      <a:off x="0" y="0"/>
                      <a:ext cx="4494025" cy="247903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pStyle w:val="Heading5"/>
        <w:rPr/>
      </w:pPr>
      <w:r w:rsidDel="00000000" w:rsidR="00000000" w:rsidRPr="00000000">
        <w:rPr>
          <w:rtl w:val="0"/>
        </w:rPr>
        <w:t xml:space="preserve">Flutter’s UI Toolkit</w:t>
      </w:r>
    </w:p>
    <w:p w:rsidR="00000000" w:rsidDel="00000000" w:rsidP="00000000" w:rsidRDefault="00000000" w:rsidRPr="00000000" w14:paraId="0000018C">
      <w:pPr>
        <w:jc w:val="both"/>
        <w:rPr/>
      </w:pPr>
      <w:r w:rsidDel="00000000" w:rsidR="00000000" w:rsidRPr="00000000">
        <w:rPr>
          <w:rtl w:val="0"/>
        </w:rPr>
        <w:t xml:space="preserve">Flutter’s UI toolkit stands out as both a design and development tool. It allows developers to create visually rich and natively compiled applications from a single codebase. With Flutter, designers can use customizable widgets to build user interfaces that look and feel native. The toolkit’s "hot reload" feature enables real-time preview and testing of changes, reducing development cycles. Flutter’s emphasis on design consistency and pixel-perfect rendering ensures that the final product aligns with the designer’s vision.</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0" distT="0" distL="0" distR="0">
            <wp:extent cx="4823460" cy="2813596"/>
            <wp:effectExtent b="0" l="0" r="0" t="0"/>
            <wp:docPr descr="Flutter App Development - Why You Should Choose Flutter" id="2082742205" name="image16.png"/>
            <a:graphic>
              <a:graphicData uri="http://schemas.openxmlformats.org/drawingml/2006/picture">
                <pic:pic>
                  <pic:nvPicPr>
                    <pic:cNvPr descr="Flutter App Development - Why You Should Choose Flutter" id="0" name="image16.png"/>
                    <pic:cNvPicPr preferRelativeResize="0"/>
                  </pic:nvPicPr>
                  <pic:blipFill>
                    <a:blip r:embed="rId13"/>
                    <a:srcRect b="0" l="0" r="0" t="0"/>
                    <a:stretch>
                      <a:fillRect/>
                    </a:stretch>
                  </pic:blipFill>
                  <pic:spPr>
                    <a:xfrm>
                      <a:off x="0" y="0"/>
                      <a:ext cx="4823460" cy="281359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4"/>
        <w:rPr/>
      </w:pPr>
      <w:r w:rsidDel="00000000" w:rsidR="00000000" w:rsidRPr="00000000">
        <w:rPr>
          <w:rtl w:val="0"/>
        </w:rPr>
        <w:t xml:space="preserve">Conclusion</w:t>
      </w:r>
    </w:p>
    <w:p w:rsidR="00000000" w:rsidDel="00000000" w:rsidP="00000000" w:rsidRDefault="00000000" w:rsidRPr="00000000" w14:paraId="00000190">
      <w:pPr>
        <w:jc w:val="both"/>
        <w:rPr/>
      </w:pPr>
      <w:r w:rsidDel="00000000" w:rsidR="00000000" w:rsidRPr="00000000">
        <w:rPr>
          <w:rtl w:val="0"/>
        </w:rPr>
        <w:t xml:space="preserve">Frameworks and design tools are the backbone of modern mobile application development. Native, cross-platform, and hybrid frameworks provide developers with the flexibility to choose the best approach based on their project’s requirements. Meanwhile, design tools like Sketch, Adobe XD, and Flutter’s UI toolkit empower designers to create intuitive and engaging user experiences. By leveraging these tools and frameworks, developers and designers can collaborate effectively to deliver high-quality mobile applications that meet user needs and industry standards.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drawing>
          <wp:inline distB="0" distT="0" distL="0" distR="0">
            <wp:extent cx="4951358" cy="2785070"/>
            <wp:effectExtent b="0" l="0" r="0" t="0"/>
            <wp:docPr descr="Mobile Application Development Framework and Tools" id="2082742209" name="image22.png"/>
            <a:graphic>
              <a:graphicData uri="http://schemas.openxmlformats.org/drawingml/2006/picture">
                <pic:pic>
                  <pic:nvPicPr>
                    <pic:cNvPr descr="Mobile Application Development Framework and Tools" id="0" name="image22.png"/>
                    <pic:cNvPicPr preferRelativeResize="0"/>
                  </pic:nvPicPr>
                  <pic:blipFill>
                    <a:blip r:embed="rId14"/>
                    <a:srcRect b="0" l="0" r="0" t="0"/>
                    <a:stretch>
                      <a:fillRect/>
                    </a:stretch>
                  </pic:blipFill>
                  <pic:spPr>
                    <a:xfrm>
                      <a:off x="0" y="0"/>
                      <a:ext cx="4951358" cy="278507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pStyle w:val="Heading3"/>
        <w:rPr/>
      </w:pPr>
      <w:r w:rsidDel="00000000" w:rsidR="00000000" w:rsidRPr="00000000">
        <w:rPr>
          <w:rtl w:val="0"/>
        </w:rPr>
        <w:t xml:space="preserve">Learning Outcomes:</w:t>
      </w:r>
    </w:p>
    <w:tbl>
      <w:tblPr>
        <w:tblStyle w:val="Table2"/>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95">
            <w:pPr>
              <w:rPr/>
            </w:pPr>
            <w:r w:rsidDel="00000000" w:rsidR="00000000" w:rsidRPr="00000000">
              <w:rPr>
                <w:rtl w:val="0"/>
              </w:rPr>
            </w:r>
          </w:p>
        </w:tc>
      </w:tr>
      <w:tr>
        <w:trPr>
          <w:cantSplit w:val="0"/>
          <w:tblHeader w:val="0"/>
        </w:trPr>
        <w:tc>
          <w:tcPr/>
          <w:p w:rsidR="00000000" w:rsidDel="00000000" w:rsidP="00000000" w:rsidRDefault="00000000" w:rsidRPr="00000000" w14:paraId="00000196">
            <w:pPr>
              <w:rPr/>
            </w:pPr>
            <w:r w:rsidDel="00000000" w:rsidR="00000000" w:rsidRPr="00000000">
              <w:rPr>
                <w:rtl w:val="0"/>
              </w:rPr>
            </w:r>
          </w:p>
        </w:tc>
      </w:tr>
      <w:tr>
        <w:trPr>
          <w:cantSplit w:val="0"/>
          <w:tblHeader w:val="0"/>
        </w:trPr>
        <w:tc>
          <w:tcPr/>
          <w:p w:rsidR="00000000" w:rsidDel="00000000" w:rsidP="00000000" w:rsidRDefault="00000000" w:rsidRPr="00000000" w14:paraId="00000197">
            <w:pPr>
              <w:rPr/>
            </w:pPr>
            <w:r w:rsidDel="00000000" w:rsidR="00000000" w:rsidRPr="00000000">
              <w:rPr>
                <w:rtl w:val="0"/>
              </w:rPr>
            </w:r>
          </w:p>
        </w:tc>
      </w:tr>
      <w:tr>
        <w:trPr>
          <w:cantSplit w:val="0"/>
          <w:tblHeader w:val="0"/>
        </w:trPr>
        <w:tc>
          <w:tcPr/>
          <w:p w:rsidR="00000000" w:rsidDel="00000000" w:rsidP="00000000" w:rsidRDefault="00000000" w:rsidRPr="00000000" w14:paraId="00000198">
            <w:pPr>
              <w:rPr/>
            </w:pPr>
            <w:r w:rsidDel="00000000" w:rsidR="00000000" w:rsidRPr="00000000">
              <w:rPr>
                <w:rtl w:val="0"/>
              </w:rPr>
            </w:r>
          </w:p>
        </w:tc>
      </w:tr>
      <w:tr>
        <w:trPr>
          <w:cantSplit w:val="0"/>
          <w:tblHeader w:val="0"/>
        </w:trPr>
        <w:tc>
          <w:tcPr/>
          <w:p w:rsidR="00000000" w:rsidDel="00000000" w:rsidP="00000000" w:rsidRDefault="00000000" w:rsidRPr="00000000" w14:paraId="00000199">
            <w:pPr>
              <w:rPr/>
            </w:pPr>
            <w:r w:rsidDel="00000000" w:rsidR="00000000" w:rsidRPr="00000000">
              <w:rPr>
                <w:rtl w:val="0"/>
              </w:rPr>
            </w:r>
          </w:p>
        </w:tc>
      </w:tr>
      <w:tr>
        <w:trPr>
          <w:cantSplit w:val="0"/>
          <w:tblHeader w:val="0"/>
        </w:trPr>
        <w:tc>
          <w:tcPr/>
          <w:p w:rsidR="00000000" w:rsidDel="00000000" w:rsidP="00000000" w:rsidRDefault="00000000" w:rsidRPr="00000000" w14:paraId="0000019A">
            <w:pPr>
              <w:rPr/>
            </w:pP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spacing w:before="0" w:lineRule="auto"/>
        <w:rPr/>
      </w:pPr>
      <w:r w:rsidDel="00000000" w:rsidR="00000000" w:rsidRPr="00000000">
        <w:rPr>
          <w:rtl w:val="0"/>
        </w:rPr>
        <w:t xml:space="preserve">Experiment 2</w:t>
      </w:r>
    </w:p>
    <w:p w:rsidR="00000000" w:rsidDel="00000000" w:rsidP="00000000" w:rsidRDefault="00000000" w:rsidRPr="00000000" w14:paraId="0000019E">
      <w:pPr>
        <w:pStyle w:val="Heading2"/>
        <w:rPr/>
      </w:pPr>
      <w:r w:rsidDel="00000000" w:rsidR="00000000" w:rsidRPr="00000000">
        <w:rPr>
          <w:rtl w:val="0"/>
        </w:rPr>
        <w:t xml:space="preserve">Aim: Design a simple user interface for a mobile application using a design tool or framework like Sketch, Adobe XD, or Flutter.</w:t>
      </w:r>
    </w:p>
    <w:p w:rsidR="00000000" w:rsidDel="00000000" w:rsidP="00000000" w:rsidRDefault="00000000" w:rsidRPr="00000000" w14:paraId="0000019F">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Gain the understanding about User Interface and its significance.</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Gain knowledge of how to implement simple UI using any one framework.</w:t>
      </w:r>
    </w:p>
    <w:p w:rsidR="00000000" w:rsidDel="00000000" w:rsidP="00000000" w:rsidRDefault="00000000" w:rsidRPr="00000000" w14:paraId="000001A2">
      <w:pPr>
        <w:pStyle w:val="Heading3"/>
        <w:rPr/>
      </w:pPr>
      <w:r w:rsidDel="00000000" w:rsidR="00000000" w:rsidRPr="00000000">
        <w:rPr>
          <w:rtl w:val="0"/>
        </w:rPr>
        <w:t xml:space="preserve">Theory:</w:t>
      </w:r>
    </w:p>
    <w:p w:rsidR="00000000" w:rsidDel="00000000" w:rsidP="00000000" w:rsidRDefault="00000000" w:rsidRPr="00000000" w14:paraId="000001A3">
      <w:pPr>
        <w:pStyle w:val="Heading4"/>
        <w:spacing w:before="0" w:lineRule="auto"/>
        <w:rPr/>
      </w:pPr>
      <w:r w:rsidDel="00000000" w:rsidR="00000000" w:rsidRPr="00000000">
        <w:rPr>
          <w:b w:val="1"/>
          <w:rtl w:val="0"/>
        </w:rPr>
        <w:t xml:space="preserve">Introduction to UI Design</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(UI) design is a crucial aspect of mobile application development, focusing on creating visually appealing and user-friendly interfaces. A well-structured UI enhances user experience (UX) by ensuring intuitive navigation, responsiveness, and accessibility.</w:t>
      </w:r>
    </w:p>
    <w:p w:rsidR="00000000" w:rsidDel="00000000" w:rsidP="00000000" w:rsidRDefault="00000000" w:rsidRPr="00000000" w14:paraId="000001A5">
      <w:pPr>
        <w:pStyle w:val="Heading4"/>
        <w:rPr/>
      </w:pPr>
      <w:r w:rsidDel="00000000" w:rsidR="00000000" w:rsidRPr="00000000">
        <w:rPr>
          <w:b w:val="1"/>
          <w:rtl w:val="0"/>
        </w:rPr>
        <w:t xml:space="preserve">Importance of UI in Mobile Applications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UI design improves usability, making the application easy to interact with. It enhances user engagement, reduces learning curves, and contributes to the overall success of an application. Key factors such as color schemes, typography, and element placement play a significant role in shaping user perception.</w:t>
      </w:r>
    </w:p>
    <w:p w:rsidR="00000000" w:rsidDel="00000000" w:rsidP="00000000" w:rsidRDefault="00000000" w:rsidRPr="00000000" w14:paraId="000001A7">
      <w:pPr>
        <w:pStyle w:val="Heading4"/>
        <w:rPr>
          <w:b w:val="1"/>
        </w:rPr>
      </w:pPr>
      <w:r w:rsidDel="00000000" w:rsidR="00000000" w:rsidRPr="00000000">
        <w:rPr>
          <w:b w:val="1"/>
          <w:rtl w:val="0"/>
        </w:rPr>
        <w:t xml:space="preserve">Principles of Effective UI Design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UI design follows several essential principles:</w:t>
      </w:r>
    </w:p>
    <w:p w:rsidR="00000000" w:rsidDel="00000000" w:rsidP="00000000" w:rsidRDefault="00000000" w:rsidRPr="00000000" w14:paraId="000001A9">
      <w:pPr>
        <w:numPr>
          <w:ilvl w:val="0"/>
          <w:numId w:val="1"/>
        </w:numPr>
        <w:spacing w:after="0" w:before="280" w:line="240" w:lineRule="auto"/>
        <w:ind w:left="720" w:hanging="360"/>
        <w:rPr/>
      </w:pPr>
      <w:r w:rsidDel="00000000" w:rsidR="00000000" w:rsidRPr="00000000">
        <w:rPr>
          <w:b w:val="1"/>
          <w:rtl w:val="0"/>
        </w:rPr>
        <w:t xml:space="preserve">Consistency:</w:t>
      </w:r>
      <w:r w:rsidDel="00000000" w:rsidR="00000000" w:rsidRPr="00000000">
        <w:rPr>
          <w:rtl w:val="0"/>
        </w:rPr>
        <w:t xml:space="preserve"> Maintaining uniform design elements across the application.</w:t>
      </w:r>
    </w:p>
    <w:p w:rsidR="00000000" w:rsidDel="00000000" w:rsidP="00000000" w:rsidRDefault="00000000" w:rsidRPr="00000000" w14:paraId="000001AA">
      <w:pPr>
        <w:numPr>
          <w:ilvl w:val="0"/>
          <w:numId w:val="1"/>
        </w:numPr>
        <w:spacing w:after="0" w:before="0" w:line="240" w:lineRule="auto"/>
        <w:ind w:left="720" w:hanging="360"/>
        <w:rPr/>
      </w:pPr>
      <w:r w:rsidDel="00000000" w:rsidR="00000000" w:rsidRPr="00000000">
        <w:rPr>
          <w:b w:val="1"/>
          <w:rtl w:val="0"/>
        </w:rPr>
        <w:t xml:space="preserve">Simplicity:</w:t>
      </w:r>
      <w:r w:rsidDel="00000000" w:rsidR="00000000" w:rsidRPr="00000000">
        <w:rPr>
          <w:rtl w:val="0"/>
        </w:rPr>
        <w:t xml:space="preserve"> Avoiding clutter and keeping interactions straightforward.</w:t>
      </w:r>
    </w:p>
    <w:p w:rsidR="00000000" w:rsidDel="00000000" w:rsidP="00000000" w:rsidRDefault="00000000" w:rsidRPr="00000000" w14:paraId="000001AB">
      <w:pPr>
        <w:numPr>
          <w:ilvl w:val="0"/>
          <w:numId w:val="1"/>
        </w:numPr>
        <w:spacing w:after="0" w:before="0" w:line="240" w:lineRule="auto"/>
        <w:ind w:left="720" w:hanging="360"/>
        <w:rPr/>
      </w:pPr>
      <w:r w:rsidDel="00000000" w:rsidR="00000000" w:rsidRPr="00000000">
        <w:rPr>
          <w:b w:val="1"/>
          <w:rtl w:val="0"/>
        </w:rPr>
        <w:t xml:space="preserve">Responsiveness:</w:t>
      </w:r>
      <w:r w:rsidDel="00000000" w:rsidR="00000000" w:rsidRPr="00000000">
        <w:rPr>
          <w:rtl w:val="0"/>
        </w:rPr>
        <w:t xml:space="preserve"> Ensuring compatibility across different screen sizes and devices.</w:t>
      </w:r>
    </w:p>
    <w:p w:rsidR="00000000" w:rsidDel="00000000" w:rsidP="00000000" w:rsidRDefault="00000000" w:rsidRPr="00000000" w14:paraId="000001AC">
      <w:pPr>
        <w:numPr>
          <w:ilvl w:val="0"/>
          <w:numId w:val="1"/>
        </w:numPr>
        <w:spacing w:after="280" w:before="0" w:line="240" w:lineRule="auto"/>
        <w:ind w:left="720" w:hanging="360"/>
        <w:rPr/>
      </w:pPr>
      <w:r w:rsidDel="00000000" w:rsidR="00000000" w:rsidRPr="00000000">
        <w:rPr>
          <w:b w:val="1"/>
          <w:rtl w:val="0"/>
        </w:rPr>
        <w:t xml:space="preserve">Accessibility:</w:t>
      </w:r>
      <w:r w:rsidDel="00000000" w:rsidR="00000000" w:rsidRPr="00000000">
        <w:rPr>
          <w:rtl w:val="0"/>
        </w:rPr>
        <w:t xml:space="preserve"> Designing for users with diverse needs, including those with disabilities.</w:t>
      </w:r>
    </w:p>
    <w:p w:rsidR="00000000" w:rsidDel="00000000" w:rsidP="00000000" w:rsidRDefault="00000000" w:rsidRPr="00000000" w14:paraId="000001AD">
      <w:pPr>
        <w:pStyle w:val="Heading4"/>
        <w:rPr>
          <w:b w:val="1"/>
        </w:rPr>
      </w:pPr>
      <w:r w:rsidDel="00000000" w:rsidR="00000000" w:rsidRPr="00000000">
        <w:rPr>
          <w:b w:val="1"/>
          <w:rtl w:val="0"/>
        </w:rPr>
        <w:t xml:space="preserve">Role of UI Design Tools and Frameworks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design tools and frameworks simplify the UI development process.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Adobe XD, Sketch, and Figma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help create wireframes and prototypes, while frameworks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 ready-to-use UI components.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FlutLab.io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cloud-based Flutter IDE, allows developers to design, code, and preview mobile UIs in real time.</w:t>
      </w:r>
    </w:p>
    <w:p w:rsidR="00000000" w:rsidDel="00000000" w:rsidP="00000000" w:rsidRDefault="00000000" w:rsidRPr="00000000" w14:paraId="000001AF">
      <w:pPr>
        <w:pStyle w:val="Heading4"/>
        <w:rPr>
          <w:b w:val="1"/>
        </w:rPr>
      </w:pPr>
      <w:r w:rsidDel="00000000" w:rsidR="00000000" w:rsidRPr="00000000">
        <w:rPr>
          <w:b w:val="1"/>
          <w:rtl w:val="0"/>
        </w:rPr>
        <w:t xml:space="preserve">Evaluating UI Effectiveness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UI is considered effective if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usable, visually appealing, and functionally efficient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feedback, usability testing, and performance analysis help refine the UI to meet user expectations.</w:t>
      </w:r>
    </w:p>
    <w:p w:rsidR="00000000" w:rsidDel="00000000" w:rsidP="00000000" w:rsidRDefault="00000000" w:rsidRPr="00000000" w14:paraId="000001B1">
      <w:pPr>
        <w:pStyle w:val="Heading4"/>
        <w:rPr>
          <w:b w:val="1"/>
        </w:rPr>
      </w:pPr>
      <w:r w:rsidDel="00000000" w:rsidR="00000000" w:rsidRPr="00000000">
        <w:rPr>
          <w:b w:val="1"/>
          <w:rtl w:val="0"/>
        </w:rPr>
        <w:t xml:space="preserve">Conclusion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well-designed UI is fundamental to a successful mobile application. By following UI design principles and leveraging modern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FlutLab.io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developers can create applications that are both aesthetically pleasing and highly functional.</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r w:rsidDel="00000000" w:rsidR="00000000" w:rsidRPr="00000000">
        <w:rPr>
          <w:rtl w:val="0"/>
        </w:rPr>
        <w:t xml:space="preserve">Steps to Design a simple UI using FlutLab:</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to flutlab.io</w:t>
      </w:r>
    </w:p>
    <w:p w:rsidR="00000000" w:rsidDel="00000000" w:rsidP="00000000" w:rsidRDefault="00000000" w:rsidRPr="00000000" w14:paraId="000001B7">
      <w:pPr>
        <w:jc w:val="center"/>
        <w:rPr/>
      </w:pPr>
      <w:r w:rsidDel="00000000" w:rsidR="00000000" w:rsidRPr="00000000">
        <w:rPr/>
        <w:drawing>
          <wp:inline distB="0" distT="0" distL="0" distR="0">
            <wp:extent cx="5731510" cy="3223895"/>
            <wp:effectExtent b="0" l="0" r="0" t="0"/>
            <wp:docPr id="208274220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Sign-In using your credentials or Create a new account.</w:t>
      </w:r>
    </w:p>
    <w:p w:rsidR="00000000" w:rsidDel="00000000" w:rsidP="00000000" w:rsidRDefault="00000000" w:rsidRPr="00000000" w14:paraId="000001BA">
      <w:pPr>
        <w:jc w:val="center"/>
        <w:rPr/>
      </w:pPr>
      <w:r w:rsidDel="00000000" w:rsidR="00000000" w:rsidRPr="00000000">
        <w:rPr/>
        <w:drawing>
          <wp:inline distB="0" distT="0" distL="0" distR="0">
            <wp:extent cx="5731510" cy="3223895"/>
            <wp:effectExtent b="0" l="0" r="0" t="0"/>
            <wp:docPr id="20827422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Create Project</w:t>
      </w:r>
    </w:p>
    <w:p w:rsidR="00000000" w:rsidDel="00000000" w:rsidP="00000000" w:rsidRDefault="00000000" w:rsidRPr="00000000" w14:paraId="000001BD">
      <w:pPr>
        <w:jc w:val="center"/>
        <w:rPr/>
      </w:pPr>
      <w:r w:rsidDel="00000000" w:rsidR="00000000" w:rsidRPr="00000000">
        <w:rPr/>
        <w:drawing>
          <wp:inline distB="0" distT="0" distL="0" distR="0">
            <wp:extent cx="5731510" cy="2221865"/>
            <wp:effectExtent b="0" l="0" r="0" t="0"/>
            <wp:docPr id="20827422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51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‘Hello World’</w:t>
      </w:r>
    </w:p>
    <w:p w:rsidR="00000000" w:rsidDel="00000000" w:rsidP="00000000" w:rsidRDefault="00000000" w:rsidRPr="00000000" w14:paraId="000001C0">
      <w:pPr>
        <w:jc w:val="center"/>
        <w:rPr/>
      </w:pPr>
      <w:r w:rsidDel="00000000" w:rsidR="00000000" w:rsidRPr="00000000">
        <w:rPr/>
        <w:drawing>
          <wp:inline distB="0" distT="0" distL="0" distR="0">
            <wp:extent cx="5731510" cy="4802505"/>
            <wp:effectExtent b="0" l="0" r="0" t="0"/>
            <wp:docPr id="20827422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480250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Give a project Name</w:t>
      </w:r>
    </w:p>
    <w:p w:rsidR="00000000" w:rsidDel="00000000" w:rsidP="00000000" w:rsidRDefault="00000000" w:rsidRPr="00000000" w14:paraId="000001C3">
      <w:pPr>
        <w:jc w:val="center"/>
        <w:rPr/>
      </w:pPr>
      <w:r w:rsidDel="00000000" w:rsidR="00000000" w:rsidRPr="00000000">
        <w:rPr/>
        <w:drawing>
          <wp:inline distB="0" distT="0" distL="0" distR="0">
            <wp:extent cx="5731510" cy="3980815"/>
            <wp:effectExtent b="0" l="0" r="0" t="0"/>
            <wp:docPr id="20827422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398081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to the project</w:t>
      </w:r>
    </w:p>
    <w:p w:rsidR="00000000" w:rsidDel="00000000" w:rsidP="00000000" w:rsidRDefault="00000000" w:rsidRPr="00000000" w14:paraId="000001C6">
      <w:pPr>
        <w:jc w:val="center"/>
        <w:rPr/>
      </w:pPr>
      <w:r w:rsidDel="00000000" w:rsidR="00000000" w:rsidRPr="00000000">
        <w:rPr/>
        <w:drawing>
          <wp:inline distB="0" distT="0" distL="0" distR="0">
            <wp:extent cx="3963245" cy="3014596"/>
            <wp:effectExtent b="0" l="0" r="0" t="0"/>
            <wp:docPr id="20827422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963245" cy="301459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Editor Window is Opened.</w:t>
      </w:r>
    </w:p>
    <w:p w:rsidR="00000000" w:rsidDel="00000000" w:rsidP="00000000" w:rsidRDefault="00000000" w:rsidRPr="00000000" w14:paraId="000001C9">
      <w:pPr>
        <w:jc w:val="center"/>
        <w:rPr/>
      </w:pPr>
      <w:r w:rsidDel="00000000" w:rsidR="00000000" w:rsidRPr="00000000">
        <w:rPr/>
        <w:drawing>
          <wp:inline distB="0" distT="0" distL="0" distR="0">
            <wp:extent cx="4562475" cy="2566329"/>
            <wp:effectExtent b="0" l="0" r="0" t="0"/>
            <wp:docPr id="208274221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562475" cy="256632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Build Project to Run the Provided Code</w:t>
      </w:r>
    </w:p>
    <w:p w:rsidR="00000000" w:rsidDel="00000000" w:rsidP="00000000" w:rsidRDefault="00000000" w:rsidRPr="00000000" w14:paraId="000001CB">
      <w:pPr>
        <w:jc w:val="center"/>
        <w:rPr/>
      </w:pPr>
      <w:r w:rsidDel="00000000" w:rsidR="00000000" w:rsidRPr="00000000">
        <w:rPr/>
        <w:drawing>
          <wp:inline distB="0" distT="0" distL="0" distR="0">
            <wp:extent cx="5201376" cy="2029108"/>
            <wp:effectExtent b="0" l="0" r="0" t="0"/>
            <wp:docPr id="20827422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01376" cy="202910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 for the build to get complete.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drawing>
          <wp:inline distB="0" distT="0" distL="0" distR="0">
            <wp:extent cx="3514725" cy="1666875"/>
            <wp:effectExtent b="0" l="0" r="0" t="0"/>
            <wp:docPr id="2082742217" name="image17.png"/>
            <a:graphic>
              <a:graphicData uri="http://schemas.openxmlformats.org/drawingml/2006/picture">
                <pic:pic>
                  <pic:nvPicPr>
                    <pic:cNvPr id="0" name="image17.png"/>
                    <pic:cNvPicPr preferRelativeResize="0"/>
                  </pic:nvPicPr>
                  <pic:blipFill>
                    <a:blip r:embed="rId23"/>
                    <a:srcRect b="23774" l="20607" r="18069" t="24523"/>
                    <a:stretch>
                      <a:fillRect/>
                    </a:stretch>
                  </pic:blipFill>
                  <pic:spPr>
                    <a:xfrm>
                      <a:off x="0" y="0"/>
                      <a:ext cx="35147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Screen is Shown.</w:t>
      </w:r>
    </w:p>
    <w:p w:rsidR="00000000" w:rsidDel="00000000" w:rsidP="00000000" w:rsidRDefault="00000000" w:rsidRPr="00000000" w14:paraId="000001D1">
      <w:pPr>
        <w:jc w:val="center"/>
        <w:rPr/>
      </w:pPr>
      <w:r w:rsidDel="00000000" w:rsidR="00000000" w:rsidRPr="00000000">
        <w:rPr/>
        <w:drawing>
          <wp:inline distB="0" distT="0" distL="0" distR="0">
            <wp:extent cx="4313950" cy="4790463"/>
            <wp:effectExtent b="0" l="0" r="0" t="0"/>
            <wp:docPr id="20827422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13950" cy="479046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pStyle w:val="Heading3"/>
        <w:rPr/>
      </w:pPr>
      <w:r w:rsidDel="00000000" w:rsidR="00000000" w:rsidRPr="00000000">
        <w:rPr>
          <w:rtl w:val="0"/>
        </w:rPr>
        <w:t xml:space="preserve">Learning Outcomes:</w:t>
      </w:r>
    </w:p>
    <w:tbl>
      <w:tblPr>
        <w:tblStyle w:val="Table3"/>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D4">
            <w:pPr>
              <w:rPr/>
            </w:pPr>
            <w:r w:rsidDel="00000000" w:rsidR="00000000" w:rsidRPr="00000000">
              <w:rPr>
                <w:rtl w:val="0"/>
              </w:rPr>
            </w:r>
          </w:p>
        </w:tc>
      </w:tr>
      <w:tr>
        <w:trPr>
          <w:cantSplit w:val="0"/>
          <w:tblHeader w:val="0"/>
        </w:trPr>
        <w:tc>
          <w:tcPr/>
          <w:p w:rsidR="00000000" w:rsidDel="00000000" w:rsidP="00000000" w:rsidRDefault="00000000" w:rsidRPr="00000000" w14:paraId="000001D5">
            <w:pPr>
              <w:rPr/>
            </w:pPr>
            <w:r w:rsidDel="00000000" w:rsidR="00000000" w:rsidRPr="00000000">
              <w:rPr>
                <w:rtl w:val="0"/>
              </w:rPr>
            </w:r>
          </w:p>
        </w:tc>
      </w:tr>
      <w:tr>
        <w:trPr>
          <w:cantSplit w:val="0"/>
          <w:tblHeader w:val="0"/>
        </w:trPr>
        <w:tc>
          <w:tcPr/>
          <w:p w:rsidR="00000000" w:rsidDel="00000000" w:rsidP="00000000" w:rsidRDefault="00000000" w:rsidRPr="00000000" w14:paraId="000001D6">
            <w:pPr>
              <w:rPr/>
            </w:pPr>
            <w:r w:rsidDel="00000000" w:rsidR="00000000" w:rsidRPr="00000000">
              <w:rPr>
                <w:rtl w:val="0"/>
              </w:rPr>
            </w:r>
          </w:p>
        </w:tc>
      </w:tr>
      <w:tr>
        <w:trPr>
          <w:cantSplit w:val="0"/>
          <w:tblHeader w:val="0"/>
        </w:trPr>
        <w:tc>
          <w:tcPr/>
          <w:p w:rsidR="00000000" w:rsidDel="00000000" w:rsidP="00000000" w:rsidRDefault="00000000" w:rsidRPr="00000000" w14:paraId="000001D7">
            <w:pPr>
              <w:rPr/>
            </w:pPr>
            <w:r w:rsidDel="00000000" w:rsidR="00000000" w:rsidRPr="00000000">
              <w:rPr>
                <w:rtl w:val="0"/>
              </w:rPr>
            </w:r>
          </w:p>
        </w:tc>
      </w:tr>
      <w:tr>
        <w:trPr>
          <w:cantSplit w:val="0"/>
          <w:tblHeader w:val="0"/>
        </w:trPr>
        <w:tc>
          <w:tcPr/>
          <w:p w:rsidR="00000000" w:rsidDel="00000000" w:rsidP="00000000" w:rsidRDefault="00000000" w:rsidRPr="00000000" w14:paraId="000001D8">
            <w:pPr>
              <w:rPr/>
            </w:pPr>
            <w:r w:rsidDel="00000000" w:rsidR="00000000" w:rsidRPr="00000000">
              <w:rPr>
                <w:rtl w:val="0"/>
              </w:rPr>
            </w:r>
          </w:p>
        </w:tc>
      </w:tr>
      <w:tr>
        <w:trPr>
          <w:cantSplit w:val="0"/>
          <w:tblHeader w:val="0"/>
        </w:trPr>
        <w:tc>
          <w:tcPr/>
          <w:p w:rsidR="00000000" w:rsidDel="00000000" w:rsidP="00000000" w:rsidRDefault="00000000" w:rsidRPr="00000000" w14:paraId="000001D9">
            <w:pPr>
              <w:rPr/>
            </w:pP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spacing w:before="0" w:lineRule="auto"/>
        <w:rPr/>
      </w:pPr>
      <w:r w:rsidDel="00000000" w:rsidR="00000000" w:rsidRPr="00000000">
        <w:rPr>
          <w:rtl w:val="0"/>
        </w:rPr>
        <w:t xml:space="preserve">Experiment 3</w:t>
      </w:r>
    </w:p>
    <w:p w:rsidR="00000000" w:rsidDel="00000000" w:rsidP="00000000" w:rsidRDefault="00000000" w:rsidRPr="00000000" w14:paraId="000001DD">
      <w:pPr>
        <w:pStyle w:val="Heading2"/>
        <w:rPr/>
      </w:pPr>
      <w:r w:rsidDel="00000000" w:rsidR="00000000" w:rsidRPr="00000000">
        <w:rPr>
          <w:rtl w:val="0"/>
        </w:rPr>
        <w:t xml:space="preserve">Aim: Hello World Application: Create a basic "Hello World" application for a mobile platform of your choice (Android or iOS) using the respective development environment.</w:t>
      </w:r>
    </w:p>
    <w:p w:rsidR="00000000" w:rsidDel="00000000" w:rsidP="00000000" w:rsidRDefault="00000000" w:rsidRPr="00000000" w14:paraId="000001DE">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1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the basic development of Mobile Applications.</w:t>
      </w:r>
    </w:p>
    <w:p w:rsidR="00000000" w:rsidDel="00000000" w:rsidP="00000000" w:rsidRDefault="00000000" w:rsidRPr="00000000" w14:paraId="000001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gain knowledge and practice of printing basic texts on a screen of mobile app.</w:t>
      </w:r>
    </w:p>
    <w:p w:rsidR="00000000" w:rsidDel="00000000" w:rsidP="00000000" w:rsidRDefault="00000000" w:rsidRPr="00000000" w14:paraId="000001E1">
      <w:pPr>
        <w:pStyle w:val="Heading3"/>
        <w:rPr/>
      </w:pPr>
      <w:r w:rsidDel="00000000" w:rsidR="00000000" w:rsidRPr="00000000">
        <w:rPr>
          <w:rtl w:val="0"/>
        </w:rPr>
        <w:t xml:space="preserve">Theory:</w:t>
      </w:r>
    </w:p>
    <w:p w:rsidR="00000000" w:rsidDel="00000000" w:rsidP="00000000" w:rsidRDefault="00000000" w:rsidRPr="00000000" w14:paraId="000001E2">
      <w:pPr>
        <w:pStyle w:val="Heading4"/>
        <w:rPr/>
      </w:pPr>
      <w:r w:rsidDel="00000000" w:rsidR="00000000" w:rsidRPr="00000000">
        <w:rPr>
          <w:rtl w:val="0"/>
        </w:rPr>
        <w:t xml:space="preserve">Introduction to Mobile Application Development</w:t>
      </w:r>
    </w:p>
    <w:p w:rsidR="00000000" w:rsidDel="00000000" w:rsidP="00000000" w:rsidRDefault="00000000" w:rsidRPr="00000000" w14:paraId="000001E3">
      <w:pPr>
        <w:spacing w:after="240" w:lineRule="auto"/>
        <w:rPr/>
      </w:pPr>
      <w:r w:rsidDel="00000000" w:rsidR="00000000" w:rsidRPr="00000000">
        <w:rPr>
          <w:rtl w:val="0"/>
        </w:rPr>
        <w:t xml:space="preserve">Mobile application development is the process of creating software applications that run on mobile devices such as smartphones and tablets. These applications can be developed for different platforms, primarily Android and iOS, using platform-specific or cross-platform development environments. A "Hello World" application is a fundamental starting point in mobile app development, serving as an introductory exercise to understand the development workflow, tools, and programming languages involved.</w:t>
      </w:r>
    </w:p>
    <w:p w:rsidR="00000000" w:rsidDel="00000000" w:rsidP="00000000" w:rsidRDefault="00000000" w:rsidRPr="00000000" w14:paraId="000001E4">
      <w:pPr>
        <w:pStyle w:val="Heading4"/>
        <w:rPr/>
      </w:pPr>
      <w:r w:rsidDel="00000000" w:rsidR="00000000" w:rsidRPr="00000000">
        <w:rPr>
          <w:rtl w:val="0"/>
        </w:rPr>
        <w:t xml:space="preserve">Development Environments for Mobile Platforms</w:t>
      </w:r>
    </w:p>
    <w:p w:rsidR="00000000" w:rsidDel="00000000" w:rsidP="00000000" w:rsidRDefault="00000000" w:rsidRPr="00000000" w14:paraId="000001E5">
      <w:pPr>
        <w:rPr/>
      </w:pPr>
      <w:r w:rsidDel="00000000" w:rsidR="00000000" w:rsidRPr="00000000">
        <w:rPr>
          <w:rtl w:val="0"/>
        </w:rPr>
        <w:t xml:space="preserve">Different platforms require different development environments: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Android Development: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Uses Android Studio with the Kotlin or Java programming language.</w:t>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iOS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Uses Xcode with the Swift programming language.</w:t>
      </w:r>
    </w:p>
    <w:p w:rsidR="00000000" w:rsidDel="00000000" w:rsidP="00000000" w:rsidRDefault="00000000" w:rsidRPr="00000000" w14:paraId="000001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Cross-Platform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Tools like Flutter (Dart) or React Native (JavaScript/TypeScript) allow development for both Android and iOS using a single codebase.</w:t>
      </w:r>
    </w:p>
    <w:p w:rsidR="00000000" w:rsidDel="00000000" w:rsidP="00000000" w:rsidRDefault="00000000" w:rsidRPr="00000000" w14:paraId="000001EA">
      <w:pPr>
        <w:pStyle w:val="Heading4"/>
        <w:rPr/>
      </w:pPr>
      <w:r w:rsidDel="00000000" w:rsidR="00000000" w:rsidRPr="00000000">
        <w:rPr>
          <w:rtl w:val="0"/>
        </w:rPr>
        <w:t xml:space="preserve">Fundamental Concepts in a Mobile Application</w:t>
      </w:r>
    </w:p>
    <w:p w:rsidR="00000000" w:rsidDel="00000000" w:rsidP="00000000" w:rsidRDefault="00000000" w:rsidRPr="00000000" w14:paraId="000001EB">
      <w:pPr>
        <w:rPr/>
      </w:pPr>
      <w:r w:rsidDel="00000000" w:rsidR="00000000" w:rsidRPr="00000000">
        <w:rPr>
          <w:rtl w:val="0"/>
        </w:rPr>
        <w:t xml:space="preserve">A basic "Hello World" application introduces key concepts in mobile development: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 (UI):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app's visual representation, usually defined using XML (Android), SwiftUI (iOS), or Flutter widgets.</w:t>
      </w:r>
    </w:p>
    <w:p w:rsidR="00000000" w:rsidDel="00000000" w:rsidP="00000000" w:rsidRDefault="00000000" w:rsidRPr="00000000" w14:paraId="000001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Activity/ViewController: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main screen or component that controls UI interaction.</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Rendering &amp; Lifecycle: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Understanding how the app initializes and displays content on the screen.</w:t>
      </w:r>
    </w:p>
    <w:p w:rsidR="00000000" w:rsidDel="00000000" w:rsidP="00000000" w:rsidRDefault="00000000" w:rsidRPr="00000000" w14:paraId="000001F0">
      <w:pPr>
        <w:rPr/>
      </w:pPr>
      <w:r w:rsidDel="00000000" w:rsidR="00000000" w:rsidRPr="00000000">
        <w:rPr>
          <w:rtl w:val="0"/>
        </w:rPr>
        <w:t xml:space="preserve">Creating a "Hello World" application is the first step in mobile development, offering insight into essential tools, frameworks, and programming structures. Whether using Android Studio, Xcode, or cross-platform frameworks like Flutter, this experiment builds confidence in developing mobile applications and sets the foundation for advanced mobile programming concepts.</w:t>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3"/>
        <w:rPr/>
      </w:pPr>
      <w:r w:rsidDel="00000000" w:rsidR="00000000" w:rsidRPr="00000000">
        <w:rPr>
          <w:rtl w:val="0"/>
        </w:rPr>
        <w:t xml:space="preserve">Code:</w:t>
      </w:r>
    </w:p>
    <w:p w:rsidR="00000000" w:rsidDel="00000000" w:rsidP="00000000" w:rsidRDefault="00000000" w:rsidRPr="00000000" w14:paraId="000001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1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This widget is the root of your application.</w:t>
      </w:r>
      <w:r w:rsidDel="00000000" w:rsidR="00000000" w:rsidRPr="00000000">
        <w:rPr>
          <w:rtl w:val="0"/>
        </w:rPr>
      </w:r>
    </w:p>
    <w:p w:rsidR="00000000" w:rsidDel="00000000" w:rsidP="00000000" w:rsidRDefault="00000000" w:rsidRPr="00000000" w14:paraId="000001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1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1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Application name</w:t>
      </w:r>
      <w:r w:rsidDel="00000000" w:rsidR="00000000" w:rsidRPr="00000000">
        <w:rPr>
          <w:rtl w:val="0"/>
        </w:rPr>
      </w:r>
    </w:p>
    <w:p w:rsidR="00000000" w:rsidDel="00000000" w:rsidP="00000000" w:rsidRDefault="00000000" w:rsidRPr="00000000" w14:paraId="000001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a31515"/>
          <w:sz w:val="21"/>
          <w:szCs w:val="21"/>
          <w:rtl w:val="0"/>
        </w:rPr>
        <w:t xml:space="preserve">'Flutter Hello World'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Application theme data, you can set the colors for the application as</w:t>
      </w:r>
      <w:r w:rsidDel="00000000" w:rsidR="00000000" w:rsidRPr="00000000">
        <w:rPr>
          <w:rtl w:val="0"/>
        </w:rPr>
      </w:r>
    </w:p>
    <w:p w:rsidR="00000000" w:rsidDel="00000000" w:rsidP="00000000" w:rsidRDefault="00000000" w:rsidRPr="00000000" w14:paraId="000002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you want</w:t>
      </w:r>
      <w:r w:rsidDel="00000000" w:rsidR="00000000" w:rsidRPr="00000000">
        <w:rPr>
          <w:rtl w:val="0"/>
        </w:rPr>
      </w:r>
    </w:p>
    <w:p w:rsidR="00000000" w:rsidDel="00000000" w:rsidP="00000000" w:rsidRDefault="00000000" w:rsidRPr="00000000" w14:paraId="000002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theme: </w:t>
      </w:r>
      <w:r w:rsidDel="00000000" w:rsidR="00000000" w:rsidRPr="00000000">
        <w:rPr>
          <w:rFonts w:ascii="Consolas" w:cs="Consolas" w:eastAsia="Consolas" w:hAnsi="Consolas"/>
          <w:color w:val="267f99"/>
          <w:sz w:val="21"/>
          <w:szCs w:val="21"/>
          <w:rtl w:val="0"/>
        </w:rPr>
        <w:t xml:space="preserve">ThemeData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useMaterial3: false,</w:t>
      </w:r>
      <w:r w:rsidDel="00000000" w:rsidR="00000000" w:rsidRPr="00000000">
        <w:rPr>
          <w:rtl w:val="0"/>
        </w:rPr>
      </w:r>
    </w:p>
    <w:p w:rsidR="00000000" w:rsidDel="00000000" w:rsidP="00000000" w:rsidRDefault="00000000" w:rsidRPr="00000000" w14:paraId="000002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primarySwatch: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.blue,</w:t>
      </w:r>
    </w:p>
    <w:p w:rsidR="00000000" w:rsidDel="00000000" w:rsidP="00000000" w:rsidRDefault="00000000" w:rsidRPr="00000000" w14:paraId="000002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A widget which will be started on application startup</w:t>
      </w:r>
      <w:r w:rsidDel="00000000" w:rsidR="00000000" w:rsidRPr="00000000">
        <w:rPr>
          <w:rtl w:val="0"/>
        </w:rPr>
      </w:r>
    </w:p>
    <w:p w:rsidR="00000000" w:rsidDel="00000000" w:rsidP="00000000" w:rsidRDefault="00000000" w:rsidRPr="00000000" w14:paraId="000002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a31515"/>
          <w:sz w:val="21"/>
          <w:szCs w:val="21"/>
          <w:rtl w:val="0"/>
        </w:rPr>
        <w:t xml:space="preserve">'FlutLab'</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title;</w:t>
      </w:r>
    </w:p>
    <w:p w:rsidR="00000000" w:rsidDel="00000000" w:rsidP="00000000" w:rsidRDefault="00000000" w:rsidRPr="00000000" w14:paraId="000002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 </w:t>
      </w:r>
      <w:r w:rsidDel="00000000" w:rsidR="00000000" w:rsidRPr="00000000">
        <w:rPr>
          <w:rFonts w:ascii="Consolas" w:cs="Consolas" w:eastAsia="Consolas" w:hAnsi="Consolas"/>
          <w:color w:val="0000ff"/>
          <w:sz w:val="21"/>
          <w:szCs w:val="21"/>
          <w:rtl w:val="0"/>
        </w:rPr>
        <w:t xml:space="preserve">required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.title});</w:t>
      </w:r>
    </w:p>
    <w:p w:rsidR="00000000" w:rsidDel="00000000" w:rsidP="00000000" w:rsidRDefault="00000000" w:rsidRPr="00000000" w14:paraId="0000020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2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The title text which will be shown on the action bar</w:t>
      </w:r>
      <w:r w:rsidDel="00000000" w:rsidR="00000000" w:rsidRPr="00000000">
        <w:rPr>
          <w:rtl w:val="0"/>
        </w:rPr>
      </w:r>
    </w:p>
    <w:p w:rsidR="00000000" w:rsidDel="00000000" w:rsidP="00000000" w:rsidRDefault="00000000" w:rsidRPr="00000000" w14:paraId="000002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(title),</w:t>
      </w:r>
    </w:p>
    <w:p w:rsidR="00000000" w:rsidDel="00000000" w:rsidP="00000000" w:rsidRDefault="00000000" w:rsidRPr="00000000" w14:paraId="000002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'Hello, World!'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pPr>
      <w:r w:rsidDel="00000000" w:rsidR="00000000" w:rsidRPr="00000000">
        <w:rPr>
          <w:rtl w:val="0"/>
        </w:rPr>
        <w:t xml:space="preserve">Output:</w:t>
      </w:r>
    </w:p>
    <w:p w:rsidR="00000000" w:rsidDel="00000000" w:rsidP="00000000" w:rsidRDefault="00000000" w:rsidRPr="00000000" w14:paraId="00000221">
      <w:pPr>
        <w:jc w:val="center"/>
        <w:rPr/>
      </w:pPr>
      <w:r w:rsidDel="00000000" w:rsidR="00000000" w:rsidRPr="00000000">
        <w:rPr/>
        <w:drawing>
          <wp:inline distB="0" distT="0" distL="0" distR="0">
            <wp:extent cx="3115110" cy="5039428"/>
            <wp:effectExtent b="0" l="0" r="0" t="0"/>
            <wp:docPr id="20827422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15110" cy="503942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pPr>
      <w:r w:rsidDel="00000000" w:rsidR="00000000" w:rsidRPr="00000000">
        <w:rPr>
          <w:rtl w:val="0"/>
        </w:rPr>
        <w:t xml:space="preserve">Learning Outcomes:</w:t>
      </w:r>
    </w:p>
    <w:tbl>
      <w:tblPr>
        <w:tblStyle w:val="Table4"/>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25">
            <w:pPr>
              <w:rPr/>
            </w:pPr>
            <w:r w:rsidDel="00000000" w:rsidR="00000000" w:rsidRPr="00000000">
              <w:rPr>
                <w:rtl w:val="0"/>
              </w:rPr>
            </w:r>
          </w:p>
        </w:tc>
      </w:tr>
      <w:tr>
        <w:trPr>
          <w:cantSplit w:val="0"/>
          <w:tblHeader w:val="0"/>
        </w:trPr>
        <w:tc>
          <w:tcPr/>
          <w:p w:rsidR="00000000" w:rsidDel="00000000" w:rsidP="00000000" w:rsidRDefault="00000000" w:rsidRPr="00000000" w14:paraId="00000226">
            <w:pPr>
              <w:rPr/>
            </w:pPr>
            <w:r w:rsidDel="00000000" w:rsidR="00000000" w:rsidRPr="00000000">
              <w:rPr>
                <w:rtl w:val="0"/>
              </w:rPr>
            </w:r>
          </w:p>
        </w:tc>
      </w:tr>
      <w:tr>
        <w:trPr>
          <w:cantSplit w:val="0"/>
          <w:tblHeader w:val="0"/>
        </w:trPr>
        <w:tc>
          <w:tcPr/>
          <w:p w:rsidR="00000000" w:rsidDel="00000000" w:rsidP="00000000" w:rsidRDefault="00000000" w:rsidRPr="00000000" w14:paraId="00000227">
            <w:pPr>
              <w:rPr/>
            </w:pPr>
            <w:r w:rsidDel="00000000" w:rsidR="00000000" w:rsidRPr="00000000">
              <w:rPr>
                <w:rtl w:val="0"/>
              </w:rPr>
            </w:r>
          </w:p>
        </w:tc>
      </w:tr>
      <w:tr>
        <w:trPr>
          <w:cantSplit w:val="0"/>
          <w:tblHeader w:val="0"/>
        </w:trPr>
        <w:tc>
          <w:tcPr/>
          <w:p w:rsidR="00000000" w:rsidDel="00000000" w:rsidP="00000000" w:rsidRDefault="00000000" w:rsidRPr="00000000" w14:paraId="00000228">
            <w:pPr>
              <w:rPr/>
            </w:pPr>
            <w:r w:rsidDel="00000000" w:rsidR="00000000" w:rsidRPr="00000000">
              <w:rPr>
                <w:rtl w:val="0"/>
              </w:rPr>
            </w:r>
          </w:p>
        </w:tc>
      </w:tr>
      <w:tr>
        <w:trPr>
          <w:cantSplit w:val="0"/>
          <w:tblHeader w:val="0"/>
        </w:trPr>
        <w:tc>
          <w:tcPr/>
          <w:p w:rsidR="00000000" w:rsidDel="00000000" w:rsidP="00000000" w:rsidRDefault="00000000" w:rsidRPr="00000000" w14:paraId="00000229">
            <w:pPr>
              <w:rPr/>
            </w:pPr>
            <w:r w:rsidDel="00000000" w:rsidR="00000000" w:rsidRPr="00000000">
              <w:rPr>
                <w:rtl w:val="0"/>
              </w:rPr>
            </w:r>
          </w:p>
        </w:tc>
      </w:tr>
      <w:tr>
        <w:trPr>
          <w:cantSplit w:val="0"/>
          <w:tblHeader w:val="0"/>
        </w:trPr>
        <w:tc>
          <w:tcPr/>
          <w:p w:rsidR="00000000" w:rsidDel="00000000" w:rsidP="00000000" w:rsidRDefault="00000000" w:rsidRPr="00000000" w14:paraId="0000022A">
            <w:pPr>
              <w:rPr/>
            </w:pPr>
            <w:r w:rsidDel="00000000" w:rsidR="00000000" w:rsidRPr="00000000">
              <w:rPr>
                <w:rtl w:val="0"/>
              </w:rPr>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spacing w:before="0" w:lineRule="auto"/>
        <w:rPr/>
      </w:pPr>
      <w:r w:rsidDel="00000000" w:rsidR="00000000" w:rsidRPr="00000000">
        <w:rPr>
          <w:rtl w:val="0"/>
        </w:rPr>
        <w:t xml:space="preserve">Experiment 4</w:t>
      </w:r>
    </w:p>
    <w:p w:rsidR="00000000" w:rsidDel="00000000" w:rsidP="00000000" w:rsidRDefault="00000000" w:rsidRPr="00000000" w14:paraId="0000022E">
      <w:pPr>
        <w:pStyle w:val="Heading2"/>
        <w:rPr/>
      </w:pPr>
      <w:r w:rsidDel="00000000" w:rsidR="00000000" w:rsidRPr="00000000">
        <w:rPr>
          <w:rtl w:val="0"/>
        </w:rPr>
        <w:t xml:space="preserve">Aim: Design a simple mobile user interface to add image on a mobile platform.</w:t>
      </w:r>
    </w:p>
    <w:p w:rsidR="00000000" w:rsidDel="00000000" w:rsidP="00000000" w:rsidRDefault="00000000" w:rsidRPr="00000000" w14:paraId="0000022F">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2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the basic development of Mobile Applications.</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gain knowledge and practice of displaying Images on a screen of mobile app.</w:t>
      </w:r>
    </w:p>
    <w:p w:rsidR="00000000" w:rsidDel="00000000" w:rsidP="00000000" w:rsidRDefault="00000000" w:rsidRPr="00000000" w14:paraId="00000232">
      <w:pPr>
        <w:pStyle w:val="Heading3"/>
        <w:rPr/>
      </w:pPr>
      <w:r w:rsidDel="00000000" w:rsidR="00000000" w:rsidRPr="00000000">
        <w:rPr>
          <w:rtl w:val="0"/>
        </w:rPr>
        <w:t xml:space="preserve">Theory:</w:t>
      </w:r>
    </w:p>
    <w:p w:rsidR="00000000" w:rsidDel="00000000" w:rsidP="00000000" w:rsidRDefault="00000000" w:rsidRPr="00000000" w14:paraId="000002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is an open-source UI software development framework by Google used for building natively compiled applications for mobile, web, and desktop from a single codebase. One of the fundamental tasks in Flutter application development is displaying images, which can be achieved using widgets like </w:t>
      </w:r>
      <w:r w:rsidDel="00000000" w:rsidR="00000000" w:rsidRPr="00000000">
        <w:rPr>
          <w:rFonts w:ascii="Courier New" w:cs="Courier New" w:eastAsia="Courier New" w:hAnsi="Courier New"/>
          <w:sz w:val="20"/>
          <w:szCs w:val="20"/>
          <w:rtl w:val="0"/>
        </w:rPr>
        <w:t xml:space="preserve">Image.asset()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Image.network()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experiment is to understand the process of displaying an image in a Flutter application using both local assets and network sources. This experiment aims to familiarize developers with Flutter’s image handling mechanisms, asset management, and UI design considerations.</w:t>
      </w:r>
    </w:p>
    <w:p w:rsidR="00000000" w:rsidDel="00000000" w:rsidP="00000000" w:rsidRDefault="00000000" w:rsidRPr="00000000" w14:paraId="000002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Concept and Implementation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provides the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Times New Roman" w:cs="Times New Roman" w:eastAsia="Times New Roman" w:hAnsi="Times New Roman"/>
          <w:sz w:val="24"/>
          <w:szCs w:val="24"/>
          <w:rtl w:val="0"/>
        </w:rPr>
        <w:t xml:space="preserve"> widget as a simple way to render images on the screen. There are two primary ways to load images:</w:t>
      </w:r>
    </w:p>
    <w:p w:rsidR="00000000" w:rsidDel="00000000" w:rsidP="00000000" w:rsidRDefault="00000000" w:rsidRPr="00000000" w14:paraId="00000239">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Loading from Assets</w:t>
      </w:r>
      <w:r w:rsidDel="00000000" w:rsidR="00000000" w:rsidRPr="00000000">
        <w:rPr>
          <w:rFonts w:ascii="Times New Roman" w:cs="Times New Roman" w:eastAsia="Times New Roman" w:hAnsi="Times New Roman"/>
          <w:sz w:val="24"/>
          <w:szCs w:val="24"/>
          <w:rtl w:val="0"/>
        </w:rPr>
        <w:t xml:space="preserve">: Images stored in the project's asset directory are displayed using the </w:t>
      </w:r>
      <w:r w:rsidDel="00000000" w:rsidR="00000000" w:rsidRPr="00000000">
        <w:rPr>
          <w:rFonts w:ascii="Courier New" w:cs="Courier New" w:eastAsia="Courier New" w:hAnsi="Courier New"/>
          <w:sz w:val="20"/>
          <w:szCs w:val="20"/>
          <w:rtl w:val="0"/>
        </w:rPr>
        <w:t xml:space="preserve">Image.asset()</w:t>
      </w:r>
      <w:r w:rsidDel="00000000" w:rsidR="00000000" w:rsidRPr="00000000">
        <w:rPr>
          <w:rFonts w:ascii="Times New Roman" w:cs="Times New Roman" w:eastAsia="Times New Roman" w:hAnsi="Times New Roman"/>
          <w:sz w:val="24"/>
          <w:szCs w:val="24"/>
          <w:rtl w:val="0"/>
        </w:rPr>
        <w:t xml:space="preserve"> constructor. The asset must be declared in the </w:t>
      </w:r>
      <w:r w:rsidDel="00000000" w:rsidR="00000000" w:rsidRPr="00000000">
        <w:rPr>
          <w:rFonts w:ascii="Courier New" w:cs="Courier New" w:eastAsia="Courier New" w:hAnsi="Courier New"/>
          <w:sz w:val="20"/>
          <w:szCs w:val="20"/>
          <w:rtl w:val="0"/>
        </w:rPr>
        <w:t xml:space="preserve">pubspec.yaml</w:t>
      </w:r>
      <w:r w:rsidDel="00000000" w:rsidR="00000000" w:rsidRPr="00000000">
        <w:rPr>
          <w:rFonts w:ascii="Times New Roman" w:cs="Times New Roman" w:eastAsia="Times New Roman" w:hAnsi="Times New Roman"/>
          <w:sz w:val="24"/>
          <w:szCs w:val="24"/>
          <w:rtl w:val="0"/>
        </w:rPr>
        <w:t xml:space="preserve"> file before use.</w:t>
      </w:r>
    </w:p>
    <w:p w:rsidR="00000000" w:rsidDel="00000000" w:rsidP="00000000" w:rsidRDefault="00000000" w:rsidRPr="00000000" w14:paraId="0000023A">
      <w:pPr>
        <w:numPr>
          <w:ilvl w:val="0"/>
          <w:numId w:val="5"/>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Loading from a Network</w:t>
      </w:r>
      <w:r w:rsidDel="00000000" w:rsidR="00000000" w:rsidRPr="00000000">
        <w:rPr>
          <w:rFonts w:ascii="Times New Roman" w:cs="Times New Roman" w:eastAsia="Times New Roman" w:hAnsi="Times New Roman"/>
          <w:sz w:val="24"/>
          <w:szCs w:val="24"/>
          <w:rtl w:val="0"/>
        </w:rPr>
        <w:t xml:space="preserve">: External images can be fetched from the internet using </w:t>
      </w:r>
      <w:r w:rsidDel="00000000" w:rsidR="00000000" w:rsidRPr="00000000">
        <w:rPr>
          <w:rFonts w:ascii="Courier New" w:cs="Courier New" w:eastAsia="Courier New" w:hAnsi="Courier New"/>
          <w:sz w:val="20"/>
          <w:szCs w:val="20"/>
          <w:rtl w:val="0"/>
        </w:rPr>
        <w:t xml:space="preserve">Image.network()</w:t>
      </w:r>
      <w:r w:rsidDel="00000000" w:rsidR="00000000" w:rsidRPr="00000000">
        <w:rPr>
          <w:rFonts w:ascii="Times New Roman" w:cs="Times New Roman" w:eastAsia="Times New Roman" w:hAnsi="Times New Roman"/>
          <w:sz w:val="24"/>
          <w:szCs w:val="24"/>
          <w:rtl w:val="0"/>
        </w:rPr>
        <w:t xml:space="preserve"> by providing a valid URL.</w:t>
      </w:r>
    </w:p>
    <w:p w:rsidR="00000000" w:rsidDel="00000000" w:rsidP="00000000" w:rsidRDefault="00000000" w:rsidRPr="00000000" w14:paraId="000002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demonstrates the ease of displaying images in a Flutter application using the Image widget. Understanding how to manage assets and load images dynamically enhances the ability to create visually rich and interactive applications. Mastering these fundamental concepts is essential for building advanced Flutter applications with dynamic content.</w:t>
      </w:r>
    </w:p>
    <w:p w:rsidR="00000000" w:rsidDel="00000000" w:rsidP="00000000" w:rsidRDefault="00000000" w:rsidRPr="00000000" w14:paraId="0000023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3"/>
        <w:rPr/>
      </w:pPr>
      <w:r w:rsidDel="00000000" w:rsidR="00000000" w:rsidRPr="00000000">
        <w:rPr>
          <w:rtl w:val="0"/>
        </w:rPr>
        <w:t xml:space="preserve">Code:</w:t>
      </w:r>
    </w:p>
    <w:p w:rsidR="00000000" w:rsidDel="00000000" w:rsidP="00000000" w:rsidRDefault="00000000" w:rsidRPr="00000000" w14:paraId="000002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4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2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2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Image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asset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'assets/image.jpg'</w:t>
      </w:r>
      <w:r w:rsidDel="00000000" w:rsidR="00000000" w:rsidRPr="00000000">
        <w:rPr>
          <w:rFonts w:ascii="Consolas" w:cs="Consolas" w:eastAsia="Consolas" w:hAnsi="Consolas"/>
          <w:color w:val="000000"/>
          <w:sz w:val="21"/>
          <w:szCs w:val="21"/>
          <w:rtl w:val="0"/>
        </w:rPr>
        <w:t xml:space="preserve">, height: </w:t>
      </w:r>
      <w:r w:rsidDel="00000000" w:rsidR="00000000" w:rsidRPr="00000000">
        <w:rPr>
          <w:rFonts w:ascii="Consolas" w:cs="Consolas" w:eastAsia="Consolas" w:hAnsi="Consolas"/>
          <w:color w:val="098658"/>
          <w:sz w:val="21"/>
          <w:szCs w:val="21"/>
          <w:rtl w:val="0"/>
        </w:rPr>
        <w:t xml:space="preserve">500</w:t>
      </w:r>
      <w:r w:rsidDel="00000000" w:rsidR="00000000" w:rsidRPr="00000000">
        <w:rPr>
          <w:rFonts w:ascii="Consolas" w:cs="Consolas" w:eastAsia="Consolas" w:hAnsi="Consolas"/>
          <w:color w:val="000000"/>
          <w:sz w:val="21"/>
          <w:szCs w:val="21"/>
          <w:rtl w:val="0"/>
        </w:rPr>
        <w:t xml:space="preserve">, width: </w:t>
      </w:r>
      <w:r w:rsidDel="00000000" w:rsidR="00000000" w:rsidRPr="00000000">
        <w:rPr>
          <w:rFonts w:ascii="Consolas" w:cs="Consolas" w:eastAsia="Consolas" w:hAnsi="Consolas"/>
          <w:color w:val="098658"/>
          <w:sz w:val="21"/>
          <w:szCs w:val="21"/>
          <w:rtl w:val="0"/>
        </w:rPr>
        <w:t xml:space="preserve">500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40</w:t>
      </w:r>
      <w:r w:rsidDel="00000000" w:rsidR="00000000" w:rsidRPr="00000000">
        <w:rPr>
          <w:rFonts w:ascii="Consolas" w:cs="Consolas" w:eastAsia="Consolas" w:hAnsi="Consolas"/>
          <w:color w:val="000000"/>
          <w:sz w:val="21"/>
          <w:szCs w:val="21"/>
          <w:rtl w:val="0"/>
        </w:rPr>
        <w:t xml:space="preserve">, width: </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'Image 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40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B">
      <w:pP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rPr/>
      </w:pPr>
      <w:r w:rsidDel="00000000" w:rsidR="00000000" w:rsidRPr="00000000">
        <w:rPr>
          <w:rtl w:val="0"/>
        </w:rPr>
        <w:t xml:space="preserve">Output:</w:t>
      </w:r>
    </w:p>
    <w:p w:rsidR="00000000" w:rsidDel="00000000" w:rsidP="00000000" w:rsidRDefault="00000000" w:rsidRPr="00000000" w14:paraId="0000025E">
      <w:pPr>
        <w:jc w:val="center"/>
        <w:rPr/>
      </w:pPr>
      <w:r w:rsidDel="00000000" w:rsidR="00000000" w:rsidRPr="00000000">
        <w:rPr/>
        <w:drawing>
          <wp:inline distB="0" distT="0" distL="0" distR="0">
            <wp:extent cx="5342910" cy="3174018"/>
            <wp:effectExtent b="0" l="0" r="0" t="0"/>
            <wp:docPr id="208274222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342910" cy="317401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3"/>
        <w:rPr/>
      </w:pPr>
      <w:r w:rsidDel="00000000" w:rsidR="00000000" w:rsidRPr="00000000">
        <w:rPr>
          <w:rtl w:val="0"/>
        </w:rPr>
        <w:t xml:space="preserve">Learning Outcomes:</w:t>
      </w:r>
    </w:p>
    <w:tbl>
      <w:tblPr>
        <w:tblStyle w:val="Table5"/>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62">
            <w:pPr>
              <w:rPr/>
            </w:pPr>
            <w:r w:rsidDel="00000000" w:rsidR="00000000" w:rsidRPr="00000000">
              <w:rPr>
                <w:rtl w:val="0"/>
              </w:rPr>
            </w:r>
          </w:p>
        </w:tc>
      </w:tr>
      <w:tr>
        <w:trPr>
          <w:cantSplit w:val="0"/>
          <w:tblHeader w:val="0"/>
        </w:trPr>
        <w:tc>
          <w:tcPr/>
          <w:p w:rsidR="00000000" w:rsidDel="00000000" w:rsidP="00000000" w:rsidRDefault="00000000" w:rsidRPr="00000000" w14:paraId="00000263">
            <w:pPr>
              <w:rPr/>
            </w:pPr>
            <w:r w:rsidDel="00000000" w:rsidR="00000000" w:rsidRPr="00000000">
              <w:rPr>
                <w:rtl w:val="0"/>
              </w:rPr>
            </w:r>
          </w:p>
        </w:tc>
      </w:tr>
      <w:tr>
        <w:trPr>
          <w:cantSplit w:val="0"/>
          <w:tblHeader w:val="0"/>
        </w:trPr>
        <w:tc>
          <w:tcPr/>
          <w:p w:rsidR="00000000" w:rsidDel="00000000" w:rsidP="00000000" w:rsidRDefault="00000000" w:rsidRPr="00000000" w14:paraId="00000264">
            <w:pPr>
              <w:rPr/>
            </w:pPr>
            <w:r w:rsidDel="00000000" w:rsidR="00000000" w:rsidRPr="00000000">
              <w:rPr>
                <w:rtl w:val="0"/>
              </w:rPr>
            </w:r>
          </w:p>
        </w:tc>
      </w:tr>
      <w:tr>
        <w:trPr>
          <w:cantSplit w:val="0"/>
          <w:tblHeader w:val="0"/>
        </w:trPr>
        <w:tc>
          <w:tcPr/>
          <w:p w:rsidR="00000000" w:rsidDel="00000000" w:rsidP="00000000" w:rsidRDefault="00000000" w:rsidRPr="00000000" w14:paraId="00000265">
            <w:pPr>
              <w:rPr/>
            </w:pPr>
            <w:r w:rsidDel="00000000" w:rsidR="00000000" w:rsidRPr="00000000">
              <w:rPr>
                <w:rtl w:val="0"/>
              </w:rPr>
            </w:r>
          </w:p>
        </w:tc>
      </w:tr>
      <w:tr>
        <w:trPr>
          <w:cantSplit w:val="0"/>
          <w:tblHeader w:val="0"/>
        </w:trPr>
        <w:tc>
          <w:tcPr/>
          <w:p w:rsidR="00000000" w:rsidDel="00000000" w:rsidP="00000000" w:rsidRDefault="00000000" w:rsidRPr="00000000" w14:paraId="00000266">
            <w:pPr>
              <w:rPr/>
            </w:pPr>
            <w:r w:rsidDel="00000000" w:rsidR="00000000" w:rsidRPr="00000000">
              <w:rPr>
                <w:rtl w:val="0"/>
              </w:rPr>
            </w:r>
          </w:p>
        </w:tc>
      </w:tr>
      <w:tr>
        <w:trPr>
          <w:cantSplit w:val="0"/>
          <w:tblHeader w:val="0"/>
        </w:trPr>
        <w:tc>
          <w:tcPr/>
          <w:p w:rsidR="00000000" w:rsidDel="00000000" w:rsidP="00000000" w:rsidRDefault="00000000" w:rsidRPr="00000000" w14:paraId="00000267">
            <w:pPr>
              <w:rPr/>
            </w:pPr>
            <w:r w:rsidDel="00000000" w:rsidR="00000000" w:rsidRPr="00000000">
              <w:rPr>
                <w:rtl w:val="0"/>
              </w:rPr>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1"/>
        <w:spacing w:before="0" w:lineRule="auto"/>
        <w:rPr/>
      </w:pPr>
      <w:r w:rsidDel="00000000" w:rsidR="00000000" w:rsidRPr="00000000">
        <w:rPr>
          <w:rtl w:val="0"/>
        </w:rPr>
        <w:t xml:space="preserve">Experiment 5</w:t>
      </w:r>
    </w:p>
    <w:p w:rsidR="00000000" w:rsidDel="00000000" w:rsidP="00000000" w:rsidRDefault="00000000" w:rsidRPr="00000000" w14:paraId="0000026B">
      <w:pPr>
        <w:pStyle w:val="Heading2"/>
        <w:rPr/>
      </w:pPr>
      <w:r w:rsidDel="00000000" w:rsidR="00000000" w:rsidRPr="00000000">
        <w:rPr>
          <w:rtl w:val="0"/>
        </w:rPr>
        <w:t xml:space="preserve">Aim: Develop a mobile application that interacts with a button.</w:t>
      </w:r>
    </w:p>
    <w:p w:rsidR="00000000" w:rsidDel="00000000" w:rsidP="00000000" w:rsidRDefault="00000000" w:rsidRPr="00000000" w14:paraId="0000026C">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2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the basic development of Mobile Applications.</w:t>
      </w:r>
    </w:p>
    <w:p w:rsidR="00000000" w:rsidDel="00000000" w:rsidP="00000000" w:rsidRDefault="00000000" w:rsidRPr="00000000" w14:paraId="000002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gain knowledge and practice of displaying buttons on a screen of mobile app for interaction.</w:t>
      </w:r>
    </w:p>
    <w:p w:rsidR="00000000" w:rsidDel="00000000" w:rsidP="00000000" w:rsidRDefault="00000000" w:rsidRPr="00000000" w14:paraId="0000026F">
      <w:pPr>
        <w:pStyle w:val="Heading3"/>
        <w:rPr/>
      </w:pPr>
      <w:r w:rsidDel="00000000" w:rsidR="00000000" w:rsidRPr="00000000">
        <w:rPr>
          <w:rtl w:val="0"/>
        </w:rPr>
        <w:t xml:space="preserve">Theory:</w:t>
      </w:r>
    </w:p>
    <w:p w:rsidR="00000000" w:rsidDel="00000000" w:rsidP="00000000" w:rsidRDefault="00000000" w:rsidRPr="00000000" w14:paraId="000002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are essential UI components in mobile applications that enable user interaction. In Flutter, buttons are widely used for triggering events, submitting forms, or navigating between screens. Buttons enhance the user experience by providing intuitive access to different functionalities. Flutter provides multiple types of buttons such as </w:t>
      </w:r>
      <w:r w:rsidDel="00000000" w:rsidR="00000000" w:rsidRPr="00000000">
        <w:rPr>
          <w:rFonts w:ascii="Courier New" w:cs="Courier New" w:eastAsia="Courier New" w:hAnsi="Courier New"/>
          <w:sz w:val="20"/>
          <w:szCs w:val="20"/>
          <w:rtl w:val="0"/>
        </w:rPr>
        <w:t xml:space="preserve">ElevatedButton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TextButton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OutlinedButton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IconButton</w:t>
      </w:r>
      <w:r w:rsidDel="00000000" w:rsidR="00000000" w:rsidRPr="00000000">
        <w:rPr>
          <w:rFonts w:ascii="Times New Roman" w:cs="Times New Roman" w:eastAsia="Times New Roman" w:hAnsi="Times New Roman"/>
          <w:sz w:val="24"/>
          <w:szCs w:val="24"/>
          <w:rtl w:val="0"/>
        </w:rPr>
        <w:t xml:space="preserve">, each serving different UI requirements. Additionally, these buttons can be customized with different styles, colors, and animations to enhance usability and aesthetic appeal.</w:t>
      </w:r>
    </w:p>
    <w:p w:rsidR="00000000" w:rsidDel="00000000" w:rsidP="00000000" w:rsidRDefault="00000000" w:rsidRPr="00000000" w14:paraId="000002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experiment is to understand the implementation and functionality of buttons in a Flutter application. This involves creating various buttons, customizing their appearance, and handling user interactions through callback functions. Furthermore, this experiment explores how buttons contribute to UI/UX design by improving accessibility and user engagement.</w:t>
      </w:r>
    </w:p>
    <w:p w:rsidR="00000000" w:rsidDel="00000000" w:rsidP="00000000" w:rsidRDefault="00000000" w:rsidRPr="00000000" w14:paraId="000002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Buttons in Flutter</w:t>
      </w:r>
      <w:r w:rsidDel="00000000" w:rsidR="00000000" w:rsidRPr="00000000">
        <w:rPr>
          <w:rtl w:val="0"/>
        </w:rPr>
      </w:r>
    </w:p>
    <w:p w:rsidR="00000000" w:rsidDel="00000000" w:rsidP="00000000" w:rsidRDefault="00000000" w:rsidRPr="00000000" w14:paraId="00000275">
      <w:pPr>
        <w:numPr>
          <w:ilvl w:val="0"/>
          <w:numId w:val="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ElevatedButton</w:t>
      </w:r>
      <w:r w:rsidDel="00000000" w:rsidR="00000000" w:rsidRPr="00000000">
        <w:rPr>
          <w:rFonts w:ascii="Times New Roman" w:cs="Times New Roman" w:eastAsia="Times New Roman" w:hAnsi="Times New Roman"/>
          <w:sz w:val="24"/>
          <w:szCs w:val="24"/>
          <w:rtl w:val="0"/>
        </w:rPr>
        <w:t xml:space="preserve">: A button with a shadow effect, useful for emphasizing primary actions and adding depth to the UI.</w:t>
      </w:r>
    </w:p>
    <w:p w:rsidR="00000000" w:rsidDel="00000000" w:rsidP="00000000" w:rsidRDefault="00000000" w:rsidRPr="00000000" w14:paraId="00000276">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TextButton</w:t>
      </w:r>
      <w:r w:rsidDel="00000000" w:rsidR="00000000" w:rsidRPr="00000000">
        <w:rPr>
          <w:rFonts w:ascii="Times New Roman" w:cs="Times New Roman" w:eastAsia="Times New Roman" w:hAnsi="Times New Roman"/>
          <w:sz w:val="24"/>
          <w:szCs w:val="24"/>
          <w:rtl w:val="0"/>
        </w:rPr>
        <w:t xml:space="preserve">: A simple button with no elevation, typically used for secondary actions or inline links.</w:t>
      </w:r>
    </w:p>
    <w:p w:rsidR="00000000" w:rsidDel="00000000" w:rsidP="00000000" w:rsidRDefault="00000000" w:rsidRPr="00000000" w14:paraId="00000277">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OutlinedButton</w:t>
      </w:r>
      <w:r w:rsidDel="00000000" w:rsidR="00000000" w:rsidRPr="00000000">
        <w:rPr>
          <w:rFonts w:ascii="Times New Roman" w:cs="Times New Roman" w:eastAsia="Times New Roman" w:hAnsi="Times New Roman"/>
          <w:sz w:val="24"/>
          <w:szCs w:val="24"/>
          <w:rtl w:val="0"/>
        </w:rPr>
        <w:t xml:space="preserve">: A button with an outlined border, offering a balance between prominence and subtlety, often used when a softer emphasis is needed.</w:t>
      </w:r>
    </w:p>
    <w:p w:rsidR="00000000" w:rsidDel="00000000" w:rsidP="00000000" w:rsidRDefault="00000000" w:rsidRPr="00000000" w14:paraId="00000278">
      <w:pPr>
        <w:numPr>
          <w:ilvl w:val="0"/>
          <w:numId w:val="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IconButton</w:t>
      </w:r>
      <w:r w:rsidDel="00000000" w:rsidR="00000000" w:rsidRPr="00000000">
        <w:rPr>
          <w:rFonts w:ascii="Times New Roman" w:cs="Times New Roman" w:eastAsia="Times New Roman" w:hAnsi="Times New Roman"/>
          <w:sz w:val="24"/>
          <w:szCs w:val="24"/>
          <w:rtl w:val="0"/>
        </w:rPr>
        <w:t xml:space="preserve">: A button displaying an icon instead of text, often used for toolbars, navigation, or quick actions.</w:t>
      </w:r>
    </w:p>
    <w:p w:rsidR="00000000" w:rsidDel="00000000" w:rsidP="00000000" w:rsidRDefault="00000000" w:rsidRPr="00000000" w14:paraId="000002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play a crucial role in user interaction within a Flutter application. By understanding their types, properties, and usage, developers can create intuitive and user-friendly interfaces. Effective button placement and styling enhance the overall user experience, making applications more engaging and accessible. Mastering button implementation enables the development of dynamic and interactive applications, ensuring seamless interaction between the user and the app.</w:t>
      </w:r>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3"/>
        <w:rPr/>
      </w:pPr>
      <w:r w:rsidDel="00000000" w:rsidR="00000000" w:rsidRPr="00000000">
        <w:rPr>
          <w:rtl w:val="0"/>
        </w:rPr>
        <w:t xml:space="preserve">Code:</w:t>
      </w:r>
    </w:p>
    <w:p w:rsidR="00000000" w:rsidDel="00000000" w:rsidP="00000000" w:rsidRDefault="00000000" w:rsidRPr="00000000" w14:paraId="000002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28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2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debugShowCheckedModeBanner: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ButtonTextScreen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ButtonTextScreen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StatefulWidget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ButtonTextScreen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28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8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9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_ButtonTextScreenState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createState</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267f99"/>
          <w:sz w:val="21"/>
          <w:szCs w:val="21"/>
          <w:rtl w:val="0"/>
        </w:rPr>
        <w:t xml:space="preserve">_ButtonTextScreenState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_ButtonTextScreenState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ButtonTextScreen</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29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displayedText = </w:t>
      </w:r>
      <w:r w:rsidDel="00000000" w:rsidR="00000000" w:rsidRPr="00000000">
        <w:rPr>
          <w:rFonts w:ascii="Consolas" w:cs="Consolas" w:eastAsia="Consolas" w:hAnsi="Consolas"/>
          <w:color w:val="a31515"/>
          <w:sz w:val="21"/>
          <w:szCs w:val="21"/>
          <w:rtl w:val="0"/>
        </w:rPr>
        <w:t xml:space="preserve">"Press a 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updateText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text) {</w:t>
      </w:r>
    </w:p>
    <w:p w:rsidR="00000000" w:rsidDel="00000000" w:rsidP="00000000" w:rsidRDefault="00000000" w:rsidRPr="00000000" w14:paraId="0000029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displayedText = text;</w:t>
      </w:r>
    </w:p>
    <w:p w:rsidR="00000000" w:rsidDel="00000000" w:rsidP="00000000" w:rsidRDefault="00000000" w:rsidRPr="00000000" w14:paraId="000002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2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'Button Press Example'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mainAxisAlignment: </w:t>
      </w:r>
      <w:r w:rsidDel="00000000" w:rsidR="00000000" w:rsidRPr="00000000">
        <w:rPr>
          <w:rFonts w:ascii="Consolas" w:cs="Consolas" w:eastAsia="Consolas" w:hAnsi="Consolas"/>
          <w:color w:val="267f99"/>
          <w:sz w:val="21"/>
          <w:szCs w:val="21"/>
          <w:rtl w:val="0"/>
        </w:rPr>
        <w:t xml:space="preserve">MainAxisAlignment</w:t>
      </w:r>
      <w:r w:rsidDel="00000000" w:rsidR="00000000" w:rsidRPr="00000000">
        <w:rPr>
          <w:rFonts w:ascii="Consolas" w:cs="Consolas" w:eastAsia="Consolas" w:hAnsi="Consolas"/>
          <w:color w:val="000000"/>
          <w:sz w:val="21"/>
          <w:szCs w:val="21"/>
          <w:rtl w:val="0"/>
        </w:rPr>
        <w:t xml:space="preserve">.center,</w:t>
      </w:r>
    </w:p>
    <w:p w:rsidR="00000000" w:rsidDel="00000000" w:rsidP="00000000" w:rsidRDefault="00000000" w:rsidRPr="00000000" w14:paraId="000002A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2A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displayedText,</w:t>
      </w:r>
    </w:p>
    <w:p w:rsidR="00000000" w:rsidDel="00000000" w:rsidP="00000000" w:rsidRDefault="00000000" w:rsidRPr="00000000" w14:paraId="000002A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 =&gt; </w:t>
      </w:r>
      <w:r w:rsidDel="00000000" w:rsidR="00000000" w:rsidRPr="00000000">
        <w:rPr>
          <w:rFonts w:ascii="Consolas" w:cs="Consolas" w:eastAsia="Consolas" w:hAnsi="Consolas"/>
          <w:color w:val="795e26"/>
          <w:sz w:val="21"/>
          <w:szCs w:val="21"/>
          <w:rtl w:val="0"/>
        </w:rPr>
        <w:t xml:space="preserve">updateText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"Elevated Button Pressed!"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'Elevated 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 =&gt; </w:t>
      </w:r>
      <w:r w:rsidDel="00000000" w:rsidR="00000000" w:rsidRPr="00000000">
        <w:rPr>
          <w:rFonts w:ascii="Consolas" w:cs="Consolas" w:eastAsia="Consolas" w:hAnsi="Consolas"/>
          <w:color w:val="795e26"/>
          <w:sz w:val="21"/>
          <w:szCs w:val="21"/>
          <w:rtl w:val="0"/>
        </w:rPr>
        <w:t xml:space="preserve">updateText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"Text Button Pressed!"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'Text 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3"/>
        <w:rPr/>
      </w:pPr>
      <w:r w:rsidDel="00000000" w:rsidR="00000000" w:rsidRPr="00000000">
        <w:rPr>
          <w:rtl w:val="0"/>
        </w:rPr>
        <w:t xml:space="preserve">Output:</w:t>
      </w:r>
    </w:p>
    <w:p w:rsidR="00000000" w:rsidDel="00000000" w:rsidP="00000000" w:rsidRDefault="00000000" w:rsidRPr="00000000" w14:paraId="000002BA">
      <w:pPr>
        <w:jc w:val="center"/>
        <w:rPr/>
      </w:pPr>
      <w:r w:rsidDel="00000000" w:rsidR="00000000" w:rsidRPr="00000000">
        <w:rPr/>
        <w:drawing>
          <wp:inline distB="0" distT="0" distL="0" distR="0">
            <wp:extent cx="5151500" cy="3697254"/>
            <wp:effectExtent b="0" l="0" r="0" t="0"/>
            <wp:docPr id="20827422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151500" cy="3697254"/>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3"/>
        <w:rPr/>
      </w:pPr>
      <w:r w:rsidDel="00000000" w:rsidR="00000000" w:rsidRPr="00000000">
        <w:rPr>
          <w:rtl w:val="0"/>
        </w:rPr>
        <w:t xml:space="preserve">Learning Outcomes:</w:t>
      </w:r>
    </w:p>
    <w:tbl>
      <w:tblPr>
        <w:tblStyle w:val="Table6"/>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BD">
            <w:pPr>
              <w:rPr/>
            </w:pPr>
            <w:r w:rsidDel="00000000" w:rsidR="00000000" w:rsidRPr="00000000">
              <w:rPr>
                <w:rtl w:val="0"/>
              </w:rPr>
            </w:r>
          </w:p>
        </w:tc>
      </w:tr>
      <w:tr>
        <w:trPr>
          <w:cantSplit w:val="0"/>
          <w:tblHeader w:val="0"/>
        </w:trPr>
        <w:tc>
          <w:tcPr/>
          <w:p w:rsidR="00000000" w:rsidDel="00000000" w:rsidP="00000000" w:rsidRDefault="00000000" w:rsidRPr="00000000" w14:paraId="000002BE">
            <w:pPr>
              <w:rPr/>
            </w:pPr>
            <w:r w:rsidDel="00000000" w:rsidR="00000000" w:rsidRPr="00000000">
              <w:rPr>
                <w:rtl w:val="0"/>
              </w:rPr>
            </w:r>
          </w:p>
        </w:tc>
      </w:tr>
      <w:tr>
        <w:trPr>
          <w:cantSplit w:val="0"/>
          <w:tblHeader w:val="0"/>
        </w:trPr>
        <w:tc>
          <w:tcPr/>
          <w:p w:rsidR="00000000" w:rsidDel="00000000" w:rsidP="00000000" w:rsidRDefault="00000000" w:rsidRPr="00000000" w14:paraId="000002BF">
            <w:pPr>
              <w:rPr/>
            </w:pPr>
            <w:r w:rsidDel="00000000" w:rsidR="00000000" w:rsidRPr="00000000">
              <w:rPr>
                <w:rtl w:val="0"/>
              </w:rPr>
            </w:r>
          </w:p>
        </w:tc>
      </w:tr>
      <w:tr>
        <w:trPr>
          <w:cantSplit w:val="0"/>
          <w:tblHeader w:val="0"/>
        </w:trPr>
        <w:tc>
          <w:tcPr/>
          <w:p w:rsidR="00000000" w:rsidDel="00000000" w:rsidP="00000000" w:rsidRDefault="00000000" w:rsidRPr="00000000" w14:paraId="000002C0">
            <w:pPr>
              <w:rPr/>
            </w:pPr>
            <w:r w:rsidDel="00000000" w:rsidR="00000000" w:rsidRPr="00000000">
              <w:rPr>
                <w:rtl w:val="0"/>
              </w:rPr>
            </w:r>
          </w:p>
        </w:tc>
      </w:tr>
      <w:tr>
        <w:trPr>
          <w:cantSplit w:val="0"/>
          <w:tblHeader w:val="0"/>
        </w:trPr>
        <w:tc>
          <w:tcPr/>
          <w:p w:rsidR="00000000" w:rsidDel="00000000" w:rsidP="00000000" w:rsidRDefault="00000000" w:rsidRPr="00000000" w14:paraId="000002C1">
            <w:pPr>
              <w:rPr/>
            </w:pPr>
            <w:r w:rsidDel="00000000" w:rsidR="00000000" w:rsidRPr="00000000">
              <w:rPr>
                <w:rtl w:val="0"/>
              </w:rPr>
            </w:r>
          </w:p>
        </w:tc>
      </w:tr>
      <w:tr>
        <w:trPr>
          <w:cantSplit w:val="0"/>
          <w:tblHeader w:val="0"/>
        </w:trPr>
        <w:tc>
          <w:tcPr/>
          <w:p w:rsidR="00000000" w:rsidDel="00000000" w:rsidP="00000000" w:rsidRDefault="00000000" w:rsidRPr="00000000" w14:paraId="000002C2">
            <w:pPr>
              <w:rPr/>
            </w:pPr>
            <w:r w:rsidDel="00000000" w:rsidR="00000000" w:rsidRPr="00000000">
              <w:rPr>
                <w:rtl w:val="0"/>
              </w:rPr>
            </w:r>
          </w:p>
        </w:tc>
      </w:tr>
    </w:tbl>
    <w:p w:rsidR="00000000" w:rsidDel="00000000" w:rsidP="00000000" w:rsidRDefault="00000000" w:rsidRPr="00000000" w14:paraId="000002C3">
      <w:pPr>
        <w:rPr/>
      </w:pPr>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1"/>
        <w:spacing w:before="0" w:lineRule="auto"/>
        <w:rPr/>
      </w:pPr>
      <w:r w:rsidDel="00000000" w:rsidR="00000000" w:rsidRPr="00000000">
        <w:rPr>
          <w:rtl w:val="0"/>
        </w:rPr>
        <w:t xml:space="preserve">Experiment 6</w:t>
      </w:r>
    </w:p>
    <w:p w:rsidR="00000000" w:rsidDel="00000000" w:rsidP="00000000" w:rsidRDefault="00000000" w:rsidRPr="00000000" w14:paraId="000002C5">
      <w:pPr>
        <w:pStyle w:val="Heading2"/>
        <w:rPr/>
      </w:pPr>
      <w:r w:rsidDel="00000000" w:rsidR="00000000" w:rsidRPr="00000000">
        <w:rPr>
          <w:rtl w:val="0"/>
        </w:rPr>
        <w:t xml:space="preserve">Aim: Develop a mobile application of portfolio.</w:t>
      </w:r>
    </w:p>
    <w:p w:rsidR="00000000" w:rsidDel="00000000" w:rsidP="00000000" w:rsidRDefault="00000000" w:rsidRPr="00000000" w14:paraId="000002C6">
      <w:pPr>
        <w:pStyle w:val="Heading3"/>
        <w:spacing w:line="240" w:lineRule="auto"/>
        <w:rPr/>
      </w:pPr>
      <w:r w:rsidDel="00000000" w:rsidR="00000000" w:rsidRPr="00000000">
        <w:rPr>
          <w:rtl w:val="0"/>
        </w:rPr>
        <w:t xml:space="preserve">Objectives:</w:t>
      </w:r>
    </w:p>
    <w:p w:rsidR="00000000" w:rsidDel="00000000" w:rsidP="00000000" w:rsidRDefault="00000000" w:rsidRPr="00000000" w14:paraId="000002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various Flutter widgets for structured content presentation. </w:t>
      </w:r>
    </w:p>
    <w:p w:rsidR="00000000" w:rsidDel="00000000" w:rsidP="00000000" w:rsidRDefault="00000000" w:rsidRPr="00000000" w14:paraId="000002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 a responsive and visually appealing digital resume accessible across multiple devices.</w:t>
      </w:r>
    </w:p>
    <w:p w:rsidR="00000000" w:rsidDel="00000000" w:rsidP="00000000" w:rsidRDefault="00000000" w:rsidRPr="00000000" w14:paraId="000002C9">
      <w:pPr>
        <w:pStyle w:val="Heading3"/>
        <w:rPr/>
      </w:pPr>
      <w:r w:rsidDel="00000000" w:rsidR="00000000" w:rsidRPr="00000000">
        <w:rPr>
          <w:rtl w:val="0"/>
        </w:rPr>
        <w:t xml:space="preserve">Theory:</w:t>
      </w:r>
    </w:p>
    <w:p w:rsidR="00000000" w:rsidDel="00000000" w:rsidP="00000000" w:rsidRDefault="00000000" w:rsidRPr="00000000" w14:paraId="000002CA">
      <w:pPr>
        <w:rPr/>
      </w:pPr>
      <w:r w:rsidDel="00000000" w:rsidR="00000000" w:rsidRPr="00000000">
        <w:rPr>
          <w:rtl w:val="0"/>
        </w:rPr>
        <w:t xml:space="preserve">The Portfolio Flutter App is a mobile application developed using the Flutter framework to showcase a professional portfolio. It serves as a digital resume, allowing users to present their skills, education, projects, and other relevant professional information in an interactive and visually appealing manner.</w:t>
      </w:r>
    </w:p>
    <w:p w:rsidR="00000000" w:rsidDel="00000000" w:rsidP="00000000" w:rsidRDefault="00000000" w:rsidRPr="00000000" w14:paraId="000002CB">
      <w:pPr>
        <w:spacing w:before="240" w:lineRule="auto"/>
        <w:rPr>
          <w:b w:val="1"/>
        </w:rPr>
      </w:pPr>
      <w:r w:rsidDel="00000000" w:rsidR="00000000" w:rsidRPr="00000000">
        <w:rPr>
          <w:b w:val="1"/>
          <w:rtl w:val="0"/>
        </w:rPr>
        <w:t xml:space="preserve">Technology Stack</w:t>
      </w:r>
    </w:p>
    <w:p w:rsidR="00000000" w:rsidDel="00000000" w:rsidP="00000000" w:rsidRDefault="00000000" w:rsidRPr="00000000" w14:paraId="000002CC">
      <w:pPr>
        <w:rPr/>
      </w:pPr>
      <w:r w:rsidDel="00000000" w:rsidR="00000000" w:rsidRPr="00000000">
        <w:rPr>
          <w:rtl w:val="0"/>
        </w:rPr>
        <w:t xml:space="preserve">The app is built using Flutter, an open-source UI software development toolkit created by Google. Flutter uses the Dart programming language and provides a cross-platform development environment, enabling the application to run seamlessly on both Android and iOS devices.</w:t>
      </w:r>
    </w:p>
    <w:p w:rsidR="00000000" w:rsidDel="00000000" w:rsidP="00000000" w:rsidRDefault="00000000" w:rsidRPr="00000000" w14:paraId="000002CD">
      <w:pPr>
        <w:spacing w:before="240" w:lineRule="auto"/>
        <w:rPr>
          <w:b w:val="1"/>
        </w:rPr>
      </w:pPr>
      <w:r w:rsidDel="00000000" w:rsidR="00000000" w:rsidRPr="00000000">
        <w:rPr>
          <w:b w:val="1"/>
          <w:rtl w:val="0"/>
        </w:rPr>
        <w:t xml:space="preserve">Features</w:t>
      </w:r>
    </w:p>
    <w:p w:rsidR="00000000" w:rsidDel="00000000" w:rsidP="00000000" w:rsidRDefault="00000000" w:rsidRPr="00000000" w14:paraId="000002CE">
      <w:pPr>
        <w:numPr>
          <w:ilvl w:val="0"/>
          <w:numId w:val="7"/>
        </w:numPr>
        <w:ind w:left="720" w:hanging="360"/>
        <w:rPr/>
      </w:pPr>
      <w:r w:rsidDel="00000000" w:rsidR="00000000" w:rsidRPr="00000000">
        <w:rPr>
          <w:b w:val="1"/>
          <w:rtl w:val="0"/>
        </w:rPr>
        <w:t xml:space="preserve">Profile Section</w:t>
      </w:r>
      <w:r w:rsidDel="00000000" w:rsidR="00000000" w:rsidRPr="00000000">
        <w:rPr>
          <w:rtl w:val="0"/>
        </w:rPr>
        <w:t xml:space="preserve">: Displays the user's profile picture, name, and a brief introduction.</w:t>
      </w:r>
    </w:p>
    <w:p w:rsidR="00000000" w:rsidDel="00000000" w:rsidP="00000000" w:rsidRDefault="00000000" w:rsidRPr="00000000" w14:paraId="000002CF">
      <w:pPr>
        <w:numPr>
          <w:ilvl w:val="0"/>
          <w:numId w:val="7"/>
        </w:numPr>
        <w:ind w:left="720" w:hanging="360"/>
        <w:rPr/>
      </w:pPr>
      <w:r w:rsidDel="00000000" w:rsidR="00000000" w:rsidRPr="00000000">
        <w:rPr>
          <w:b w:val="1"/>
          <w:rtl w:val="0"/>
        </w:rPr>
        <w:t xml:space="preserve">Education Section</w:t>
      </w:r>
      <w:r w:rsidDel="00000000" w:rsidR="00000000" w:rsidRPr="00000000">
        <w:rPr>
          <w:rtl w:val="0"/>
        </w:rPr>
        <w:t xml:space="preserve">: Lists academic qualifications, including university details.</w:t>
      </w:r>
    </w:p>
    <w:p w:rsidR="00000000" w:rsidDel="00000000" w:rsidP="00000000" w:rsidRDefault="00000000" w:rsidRPr="00000000" w14:paraId="000002D0">
      <w:pPr>
        <w:numPr>
          <w:ilvl w:val="0"/>
          <w:numId w:val="7"/>
        </w:numPr>
        <w:ind w:left="720" w:hanging="360"/>
        <w:rPr/>
      </w:pPr>
      <w:r w:rsidDel="00000000" w:rsidR="00000000" w:rsidRPr="00000000">
        <w:rPr>
          <w:b w:val="1"/>
          <w:rtl w:val="0"/>
        </w:rPr>
        <w:t xml:space="preserve">Skills Section</w:t>
      </w:r>
      <w:r w:rsidDel="00000000" w:rsidR="00000000" w:rsidRPr="00000000">
        <w:rPr>
          <w:rtl w:val="0"/>
        </w:rPr>
        <w:t xml:space="preserve">: Highlights key technical and soft skills.</w:t>
      </w:r>
    </w:p>
    <w:p w:rsidR="00000000" w:rsidDel="00000000" w:rsidP="00000000" w:rsidRDefault="00000000" w:rsidRPr="00000000" w14:paraId="000002D1">
      <w:pPr>
        <w:numPr>
          <w:ilvl w:val="0"/>
          <w:numId w:val="7"/>
        </w:numPr>
        <w:ind w:left="720" w:hanging="360"/>
        <w:rPr/>
      </w:pPr>
      <w:r w:rsidDel="00000000" w:rsidR="00000000" w:rsidRPr="00000000">
        <w:rPr>
          <w:b w:val="1"/>
          <w:rtl w:val="0"/>
        </w:rPr>
        <w:t xml:space="preserve">Projects Section</w:t>
      </w:r>
      <w:r w:rsidDel="00000000" w:rsidR="00000000" w:rsidRPr="00000000">
        <w:rPr>
          <w:rtl w:val="0"/>
        </w:rPr>
        <w:t xml:space="preserve">: Provides an overview of completed and ongoing projects.</w:t>
      </w:r>
    </w:p>
    <w:p w:rsidR="00000000" w:rsidDel="00000000" w:rsidP="00000000" w:rsidRDefault="00000000" w:rsidRPr="00000000" w14:paraId="000002D2">
      <w:pPr>
        <w:numPr>
          <w:ilvl w:val="0"/>
          <w:numId w:val="7"/>
        </w:numPr>
        <w:ind w:left="720" w:hanging="360"/>
        <w:rPr/>
      </w:pPr>
      <w:r w:rsidDel="00000000" w:rsidR="00000000" w:rsidRPr="00000000">
        <w:rPr>
          <w:b w:val="1"/>
          <w:rtl w:val="0"/>
        </w:rPr>
        <w:t xml:space="preserve">Interactive UI</w:t>
      </w:r>
      <w:r w:rsidDel="00000000" w:rsidR="00000000" w:rsidRPr="00000000">
        <w:rPr>
          <w:rtl w:val="0"/>
        </w:rPr>
        <w:t xml:space="preserve">: A well-structured and visually appealing interface using Material Design principles.</w:t>
      </w:r>
    </w:p>
    <w:p w:rsidR="00000000" w:rsidDel="00000000" w:rsidP="00000000" w:rsidRDefault="00000000" w:rsidRPr="00000000" w14:paraId="000002D3">
      <w:pPr>
        <w:numPr>
          <w:ilvl w:val="0"/>
          <w:numId w:val="7"/>
        </w:numPr>
        <w:ind w:left="720" w:hanging="360"/>
        <w:rPr/>
      </w:pPr>
      <w:r w:rsidDel="00000000" w:rsidR="00000000" w:rsidRPr="00000000">
        <w:rPr>
          <w:b w:val="1"/>
          <w:rtl w:val="0"/>
        </w:rPr>
        <w:t xml:space="preserve">Responsiveness</w:t>
      </w:r>
      <w:r w:rsidDel="00000000" w:rsidR="00000000" w:rsidRPr="00000000">
        <w:rPr>
          <w:rtl w:val="0"/>
        </w:rPr>
        <w:t xml:space="preserve">: Ensures a smooth experience across various screen sizes.</w:t>
      </w:r>
    </w:p>
    <w:p w:rsidR="00000000" w:rsidDel="00000000" w:rsidP="00000000" w:rsidRDefault="00000000" w:rsidRPr="00000000" w14:paraId="000002D4">
      <w:pPr>
        <w:numPr>
          <w:ilvl w:val="0"/>
          <w:numId w:val="7"/>
        </w:numPr>
        <w:ind w:left="720" w:hanging="360"/>
        <w:rPr/>
      </w:pPr>
      <w:r w:rsidDel="00000000" w:rsidR="00000000" w:rsidRPr="00000000">
        <w:rPr>
          <w:b w:val="1"/>
          <w:rtl w:val="0"/>
        </w:rPr>
        <w:t xml:space="preserve">Scalability</w:t>
      </w:r>
      <w:r w:rsidDel="00000000" w:rsidR="00000000" w:rsidRPr="00000000">
        <w:rPr>
          <w:rtl w:val="0"/>
        </w:rPr>
        <w:t xml:space="preserve">: Can be expanded to include additional sections like work experience, certifications, and contact details.</w:t>
      </w:r>
    </w:p>
    <w:p w:rsidR="00000000" w:rsidDel="00000000" w:rsidP="00000000" w:rsidRDefault="00000000" w:rsidRPr="00000000" w14:paraId="000002D5">
      <w:pPr>
        <w:spacing w:before="240" w:lineRule="auto"/>
        <w:rPr>
          <w:b w:val="1"/>
        </w:rPr>
      </w:pPr>
      <w:r w:rsidDel="00000000" w:rsidR="00000000" w:rsidRPr="00000000">
        <w:rPr>
          <w:b w:val="1"/>
          <w:rtl w:val="0"/>
        </w:rPr>
        <w:t xml:space="preserve">UI/UX Design Principles</w:t>
      </w:r>
    </w:p>
    <w:p w:rsidR="00000000" w:rsidDel="00000000" w:rsidP="00000000" w:rsidRDefault="00000000" w:rsidRPr="00000000" w14:paraId="000002D6">
      <w:pPr>
        <w:rPr/>
      </w:pPr>
      <w:r w:rsidDel="00000000" w:rsidR="00000000" w:rsidRPr="00000000">
        <w:rPr>
          <w:rtl w:val="0"/>
        </w:rPr>
        <w:t xml:space="preserve">The app follows modern UI/UX design principles with a clean layout, readable typography, and intuitive navigation. The design ensures that users can easily browse through different sections with a seamless experience.</w:t>
      </w:r>
    </w:p>
    <w:p w:rsidR="00000000" w:rsidDel="00000000" w:rsidP="00000000" w:rsidRDefault="00000000" w:rsidRPr="00000000" w14:paraId="000002D7">
      <w:pPr>
        <w:rPr/>
      </w:pP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3"/>
        <w:rPr/>
      </w:pPr>
      <w:r w:rsidDel="00000000" w:rsidR="00000000" w:rsidRPr="00000000">
        <w:rPr>
          <w:rtl w:val="0"/>
        </w:rPr>
        <w:t xml:space="preserve">Code:</w:t>
      </w:r>
    </w:p>
    <w:p w:rsidR="00000000" w:rsidDel="00000000" w:rsidP="00000000" w:rsidRDefault="00000000" w:rsidRPr="00000000" w14:paraId="000002D9">
      <w:pPr>
        <w:rPr>
          <w:b w:val="1"/>
        </w:rPr>
      </w:pPr>
      <w:r w:rsidDel="00000000" w:rsidR="00000000" w:rsidRPr="00000000">
        <w:rPr>
          <w:b w:val="1"/>
          <w:rtl w:val="0"/>
        </w:rPr>
        <w:t xml:space="preserve">Home:</w:t>
      </w:r>
    </w:p>
    <w:p w:rsidR="00000000" w:rsidDel="00000000" w:rsidP="00000000" w:rsidRDefault="00000000" w:rsidRPr="00000000" w14:paraId="000002D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HomeScreen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2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2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'Home'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mainAxisAlignment: </w:t>
      </w:r>
      <w:r w:rsidDel="00000000" w:rsidR="00000000" w:rsidRPr="00000000">
        <w:rPr>
          <w:rFonts w:ascii="Consolas" w:cs="Consolas" w:eastAsia="Consolas" w:hAnsi="Consolas"/>
          <w:color w:val="267f99"/>
          <w:sz w:val="21"/>
          <w:szCs w:val="21"/>
          <w:rtl w:val="0"/>
        </w:rPr>
        <w:t xml:space="preserve">MainAxisAlignment</w:t>
      </w:r>
      <w:r w:rsidDel="00000000" w:rsidR="00000000" w:rsidRPr="00000000">
        <w:rPr>
          <w:rFonts w:ascii="Consolas" w:cs="Consolas" w:eastAsia="Consolas" w:hAnsi="Consolas"/>
          <w:color w:val="000000"/>
          <w:sz w:val="21"/>
          <w:szCs w:val="21"/>
          <w:rtl w:val="0"/>
        </w:rPr>
        <w:t xml:space="preserve">.center,</w:t>
      </w:r>
    </w:p>
    <w:p w:rsidR="00000000" w:rsidDel="00000000" w:rsidP="00000000" w:rsidRDefault="00000000" w:rsidRPr="00000000" w14:paraId="000002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&lt;</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02E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'Welcome to My Portfolio!'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24.0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 {</w:t>
      </w:r>
    </w:p>
    <w:p w:rsidR="00000000" w:rsidDel="00000000" w:rsidP="00000000" w:rsidRDefault="00000000" w:rsidRPr="00000000" w14:paraId="000002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Navigator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pushNamed</w:t>
      </w:r>
      <w:r w:rsidDel="00000000" w:rsidR="00000000" w:rsidRPr="00000000">
        <w:rPr>
          <w:rFonts w:ascii="Consolas" w:cs="Consolas" w:eastAsia="Consolas" w:hAnsi="Consolas"/>
          <w:color w:val="000000"/>
          <w:sz w:val="21"/>
          <w:szCs w:val="21"/>
          <w:rtl w:val="0"/>
        </w:rPr>
        <w:t xml:space="preserve">(context, </w:t>
      </w:r>
      <w:r w:rsidDel="00000000" w:rsidR="00000000" w:rsidRPr="00000000">
        <w:rPr>
          <w:rFonts w:ascii="Consolas" w:cs="Consolas" w:eastAsia="Consolas" w:hAnsi="Consolas"/>
          <w:color w:val="a31515"/>
          <w:sz w:val="21"/>
          <w:szCs w:val="21"/>
          <w:rtl w:val="0"/>
        </w:rPr>
        <w:t xml:space="preserve">'/portfolio_screen'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'View Portfolio'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 {</w:t>
      </w:r>
    </w:p>
    <w:p w:rsidR="00000000" w:rsidDel="00000000" w:rsidP="00000000" w:rsidRDefault="00000000" w:rsidRPr="00000000" w14:paraId="000002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Navigator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pushNamed</w:t>
      </w:r>
      <w:r w:rsidDel="00000000" w:rsidR="00000000" w:rsidRPr="00000000">
        <w:rPr>
          <w:rFonts w:ascii="Consolas" w:cs="Consolas" w:eastAsia="Consolas" w:hAnsi="Consolas"/>
          <w:color w:val="000000"/>
          <w:sz w:val="21"/>
          <w:szCs w:val="21"/>
          <w:rtl w:val="0"/>
        </w:rPr>
        <w:t xml:space="preserve">(context, </w:t>
      </w:r>
      <w:r w:rsidDel="00000000" w:rsidR="00000000" w:rsidRPr="00000000">
        <w:rPr>
          <w:rFonts w:ascii="Consolas" w:cs="Consolas" w:eastAsia="Consolas" w:hAnsi="Consolas"/>
          <w:color w:val="a31515"/>
          <w:sz w:val="21"/>
          <w:szCs w:val="21"/>
          <w:rtl w:val="0"/>
        </w:rPr>
        <w:t xml:space="preserve">'/contact_screen'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'Contact 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0">
      <w:pPr>
        <w:rPr/>
      </w:pPr>
      <w:r w:rsidDel="00000000" w:rsidR="00000000" w:rsidRPr="00000000">
        <w:br w:type="page"/>
      </w: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Portfolio Screen</w:t>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PortfolioItemScreen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3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3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'Portfolio Item'</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backgroundColor: </w:t>
      </w:r>
      <w:r w:rsidDel="00000000" w:rsidR="00000000" w:rsidRPr="00000000">
        <w:rPr>
          <w:rFonts w:ascii="Consolas" w:cs="Consolas" w:eastAsia="Consolas" w:hAnsi="Consolas"/>
          <w:color w:val="267f99"/>
          <w:sz w:val="21"/>
          <w:szCs w:val="21"/>
          <w:rtl w:val="0"/>
        </w:rPr>
        <w:t xml:space="preserve">Color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0xffbeb5ef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Set AppBar color for consistency</w:t>
      </w:r>
      <w:r w:rsidDel="00000000" w:rsidR="00000000" w:rsidRPr="00000000">
        <w:rPr>
          <w:rtl w:val="0"/>
        </w:rPr>
      </w:r>
    </w:p>
    <w:p w:rsidR="00000000" w:rsidDel="00000000" w:rsidP="00000000" w:rsidRDefault="00000000" w:rsidRPr="00000000" w14:paraId="000003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Padding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padding:</w:t>
      </w:r>
    </w:p>
    <w:p w:rsidR="00000000" w:rsidDel="00000000" w:rsidP="00000000" w:rsidRDefault="00000000" w:rsidRPr="00000000" w14:paraId="000003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EdgeInsets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all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16.0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Padding to make the UI more spacious</w:t>
      </w:r>
      <w:r w:rsidDel="00000000" w:rsidR="00000000" w:rsidRPr="00000000">
        <w:rPr>
          <w:rtl w:val="0"/>
        </w:rPr>
      </w:r>
    </w:p>
    <w:p w:rsidR="00000000" w:rsidDel="00000000" w:rsidP="00000000" w:rsidRDefault="00000000" w:rsidRPr="00000000" w14:paraId="000003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SingleChildScrollView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Make it scrollable if content overflows</w:t>
      </w:r>
      <w:r w:rsidDel="00000000" w:rsidR="00000000" w:rsidRPr="00000000">
        <w:rPr>
          <w:rtl w:val="0"/>
        </w:rPr>
      </w:r>
    </w:p>
    <w:p w:rsidR="00000000" w:rsidDel="00000000" w:rsidP="00000000" w:rsidRDefault="00000000" w:rsidRPr="00000000" w14:paraId="000003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crossAxisAlignment: </w:t>
      </w:r>
      <w:r w:rsidDel="00000000" w:rsidR="00000000" w:rsidRPr="00000000">
        <w:rPr>
          <w:rFonts w:ascii="Consolas" w:cs="Consolas" w:eastAsia="Consolas" w:hAnsi="Consolas"/>
          <w:color w:val="267f99"/>
          <w:sz w:val="21"/>
          <w:szCs w:val="21"/>
          <w:rtl w:val="0"/>
        </w:rPr>
        <w:t xml:space="preserve">CrossAxisAlignment</w:t>
      </w:r>
      <w:r w:rsidDel="00000000" w:rsidR="00000000" w:rsidRPr="00000000">
        <w:rPr>
          <w:rFonts w:ascii="Consolas" w:cs="Consolas" w:eastAsia="Consolas" w:hAnsi="Consolas"/>
          <w:color w:val="000000"/>
          <w:sz w:val="21"/>
          <w:szCs w:val="21"/>
          <w:rtl w:val="0"/>
        </w:rPr>
        <w:t xml:space="preserve">.start,</w:t>
      </w:r>
    </w:p>
    <w:p w:rsidR="00000000" w:rsidDel="00000000" w:rsidP="00000000" w:rsidRDefault="00000000" w:rsidRPr="00000000" w14:paraId="000003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Profile Picture</w:t>
      </w:r>
      <w:r w:rsidDel="00000000" w:rsidR="00000000" w:rsidRPr="00000000">
        <w:rPr>
          <w:rtl w:val="0"/>
        </w:rPr>
      </w:r>
    </w:p>
    <w:p w:rsidR="00000000" w:rsidDel="00000000" w:rsidP="00000000" w:rsidRDefault="00000000" w:rsidRPr="00000000" w14:paraId="000003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CircleAvatar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radius: </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backgroundImage: </w:t>
      </w:r>
      <w:r w:rsidDel="00000000" w:rsidR="00000000" w:rsidRPr="00000000">
        <w:rPr>
          <w:rFonts w:ascii="Consolas" w:cs="Consolas" w:eastAsia="Consolas" w:hAnsi="Consolas"/>
          <w:color w:val="267f99"/>
          <w:sz w:val="21"/>
          <w:szCs w:val="21"/>
          <w:rtl w:val="0"/>
        </w:rPr>
        <w:t xml:space="preserve">AssetImage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'assets/avatar.jpg'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Replace with your image path</w:t>
      </w:r>
      <w:r w:rsidDel="00000000" w:rsidR="00000000" w:rsidRPr="00000000">
        <w:rPr>
          <w:rtl w:val="0"/>
        </w:rPr>
      </w:r>
    </w:p>
    <w:p w:rsidR="00000000" w:rsidDel="00000000" w:rsidP="00000000" w:rsidRDefault="00000000" w:rsidRPr="00000000" w14:paraId="000003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Title with improved styling</w:t>
      </w:r>
      <w:r w:rsidDel="00000000" w:rsidR="00000000" w:rsidRPr="00000000">
        <w:rPr>
          <w:rtl w:val="0"/>
        </w:rPr>
      </w:r>
    </w:p>
    <w:p w:rsidR="00000000" w:rsidDel="00000000" w:rsidP="00000000" w:rsidRDefault="00000000" w:rsidRPr="00000000" w14:paraId="000003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'Rohit Kumar Saxena'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28</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3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0xff3d3664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Education section title</w:t>
      </w:r>
      <w:r w:rsidDel="00000000" w:rsidR="00000000" w:rsidRPr="00000000">
        <w:rPr>
          <w:rtl w:val="0"/>
        </w:rPr>
      </w:r>
    </w:p>
    <w:p w:rsidR="00000000" w:rsidDel="00000000" w:rsidP="00000000" w:rsidRDefault="00000000" w:rsidRPr="00000000" w14:paraId="000003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'Education'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3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0xff3d3664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Education details with Icon and text aligned</w:t>
      </w:r>
      <w:r w:rsidDel="00000000" w:rsidR="00000000" w:rsidRPr="00000000">
        <w:rPr>
          <w:rtl w:val="0"/>
        </w:rPr>
      </w:r>
    </w:p>
    <w:p w:rsidR="00000000" w:rsidDel="00000000" w:rsidP="00000000" w:rsidRDefault="00000000" w:rsidRPr="00000000" w14:paraId="000003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crossAxisAlignment: </w:t>
      </w:r>
      <w:r w:rsidDel="00000000" w:rsidR="00000000" w:rsidRPr="00000000">
        <w:rPr>
          <w:rFonts w:ascii="Consolas" w:cs="Consolas" w:eastAsia="Consolas" w:hAnsi="Consolas"/>
          <w:color w:val="267f99"/>
          <w:sz w:val="21"/>
          <w:szCs w:val="21"/>
          <w:rtl w:val="0"/>
        </w:rPr>
        <w:t xml:space="preserve">CrossAxisAlignment</w:t>
      </w:r>
      <w:r w:rsidDel="00000000" w:rsidR="00000000" w:rsidRPr="00000000">
        <w:rPr>
          <w:rFonts w:ascii="Consolas" w:cs="Consolas" w:eastAsia="Consolas" w:hAnsi="Consolas"/>
          <w:color w:val="000000"/>
          <w:sz w:val="21"/>
          <w:szCs w:val="21"/>
          <w:rtl w:val="0"/>
        </w:rPr>
        <w:t xml:space="preserve">.start,</w:t>
      </w:r>
    </w:p>
    <w:p w:rsidR="00000000" w:rsidDel="00000000" w:rsidP="00000000" w:rsidRDefault="00000000" w:rsidRPr="00000000" w14:paraId="000003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Icon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Icons</w:t>
      </w:r>
      <w:r w:rsidDel="00000000" w:rsidR="00000000" w:rsidRPr="00000000">
        <w:rPr>
          <w:rFonts w:ascii="Consolas" w:cs="Consolas" w:eastAsia="Consolas" w:hAnsi="Consolas"/>
          <w:color w:val="000000"/>
          <w:sz w:val="21"/>
          <w:szCs w:val="21"/>
          <w:rtl w:val="0"/>
        </w:rPr>
        <w:t xml:space="preserve">.school,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 size: </w:t>
      </w:r>
      <w:r w:rsidDel="00000000" w:rsidR="00000000" w:rsidRPr="00000000">
        <w:rPr>
          <w:rFonts w:ascii="Consolas" w:cs="Consolas" w:eastAsia="Consolas" w:hAnsi="Consolas"/>
          <w:color w:val="098658"/>
          <w:sz w:val="21"/>
          <w:szCs w:val="21"/>
          <w:rtl w:val="0"/>
        </w:rPr>
        <w:t xml:space="preserve">24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Expanded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'University: Vivekananda Institute of Professional Studies.'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Skills section</w:t>
      </w:r>
      <w:r w:rsidDel="00000000" w:rsidR="00000000" w:rsidRPr="00000000">
        <w:rPr>
          <w:rtl w:val="0"/>
        </w:rPr>
      </w:r>
    </w:p>
    <w:p w:rsidR="00000000" w:rsidDel="00000000" w:rsidP="00000000" w:rsidRDefault="00000000" w:rsidRPr="00000000" w14:paraId="000003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'Skills'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3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0xff3d3664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Flutter Development</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Dart Programming</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UI/UX Design'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Projects Section</w:t>
      </w:r>
      <w:r w:rsidDel="00000000" w:rsidR="00000000" w:rsidRPr="00000000">
        <w:rPr>
          <w:rtl w:val="0"/>
        </w:rPr>
      </w:r>
    </w:p>
    <w:p w:rsidR="00000000" w:rsidDel="00000000" w:rsidP="00000000" w:rsidRDefault="00000000" w:rsidRPr="00000000" w14:paraId="000003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'Projects'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3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0xff3d3664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5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 Portfolio App</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E-commerce App</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Chat Application'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Contact Screen</w:t>
      </w:r>
    </w:p>
    <w:p w:rsidR="00000000" w:rsidDel="00000000" w:rsidP="00000000" w:rsidRDefault="00000000" w:rsidRPr="00000000" w14:paraId="000003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'package:url_launcher/url_launcher.dart'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ContactScreen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Function to launch a URL</w:t>
      </w:r>
      <w:r w:rsidDel="00000000" w:rsidR="00000000" w:rsidRPr="00000000">
        <w:rPr>
          <w:rtl w:val="0"/>
        </w:rPr>
      </w:r>
    </w:p>
    <w:p w:rsidR="00000000" w:rsidDel="00000000" w:rsidP="00000000" w:rsidRDefault="00000000" w:rsidRPr="00000000" w14:paraId="000003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Future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_launchURL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url) </w:t>
      </w:r>
      <w:r w:rsidDel="00000000" w:rsidR="00000000" w:rsidRPr="00000000">
        <w:rPr>
          <w:rFonts w:ascii="Consolas" w:cs="Consolas" w:eastAsia="Consolas" w:hAnsi="Consolas"/>
          <w:color w:val="af00db"/>
          <w:sz w:val="21"/>
          <w:szCs w:val="21"/>
          <w:rtl w:val="0"/>
        </w:rPr>
        <w:t xml:space="preserve">async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canLaunch</w:t>
      </w:r>
      <w:r w:rsidDel="00000000" w:rsidR="00000000" w:rsidRPr="00000000">
        <w:rPr>
          <w:rFonts w:ascii="Consolas" w:cs="Consolas" w:eastAsia="Consolas" w:hAnsi="Consolas"/>
          <w:color w:val="000000"/>
          <w:sz w:val="21"/>
          <w:szCs w:val="21"/>
          <w:rtl w:val="0"/>
        </w:rPr>
        <w:t xml:space="preserve">(url)) {</w:t>
      </w:r>
    </w:p>
    <w:p w:rsidR="00000000" w:rsidDel="00000000" w:rsidP="00000000" w:rsidRDefault="00000000" w:rsidRPr="00000000" w14:paraId="000003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launch</w:t>
      </w:r>
      <w:r w:rsidDel="00000000" w:rsidR="00000000" w:rsidRPr="00000000">
        <w:rPr>
          <w:rFonts w:ascii="Consolas" w:cs="Consolas" w:eastAsia="Consolas" w:hAnsi="Consolas"/>
          <w:color w:val="000000"/>
          <w:sz w:val="21"/>
          <w:szCs w:val="21"/>
          <w:rtl w:val="0"/>
        </w:rPr>
        <w:t xml:space="preserve">(url);</w:t>
      </w:r>
    </w:p>
    <w:p w:rsidR="00000000" w:rsidDel="00000000" w:rsidP="00000000" w:rsidRDefault="00000000" w:rsidRPr="00000000" w14:paraId="000003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throw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'Could not launch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url</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7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3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3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'Contact'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crossAxisAlignment: </w:t>
      </w:r>
      <w:r w:rsidDel="00000000" w:rsidR="00000000" w:rsidRPr="00000000">
        <w:rPr>
          <w:rFonts w:ascii="Consolas" w:cs="Consolas" w:eastAsia="Consolas" w:hAnsi="Consolas"/>
          <w:color w:val="267f99"/>
          <w:sz w:val="21"/>
          <w:szCs w:val="21"/>
          <w:rtl w:val="0"/>
        </w:rPr>
        <w:t xml:space="preserve">CrossAxisAlignment</w:t>
      </w:r>
      <w:r w:rsidDel="00000000" w:rsidR="00000000" w:rsidRPr="00000000">
        <w:rPr>
          <w:rFonts w:ascii="Consolas" w:cs="Consolas" w:eastAsia="Consolas" w:hAnsi="Consolas"/>
          <w:color w:val="000000"/>
          <w:sz w:val="21"/>
          <w:szCs w:val="21"/>
          <w:rtl w:val="0"/>
        </w:rPr>
        <w:t xml:space="preserve">.start,</w:t>
      </w:r>
    </w:p>
    <w:p w:rsidR="00000000" w:rsidDel="00000000" w:rsidP="00000000" w:rsidRDefault="00000000" w:rsidRPr="00000000" w14:paraId="000003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'Contact Information'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3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w:t>
      </w:r>
    </w:p>
    <w:p w:rsidR="00000000" w:rsidDel="00000000" w:rsidP="00000000" w:rsidRDefault="00000000" w:rsidRPr="00000000" w14:paraId="000003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8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40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Icon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Icons</w:t>
      </w:r>
      <w:r w:rsidDel="00000000" w:rsidR="00000000" w:rsidRPr="00000000">
        <w:rPr>
          <w:rFonts w:ascii="Consolas" w:cs="Consolas" w:eastAsia="Consolas" w:hAnsi="Consolas"/>
          <w:color w:val="000000"/>
          <w:sz w:val="21"/>
          <w:szCs w:val="21"/>
          <w:rtl w:val="0"/>
        </w:rPr>
        <w:t xml:space="preserve">.person,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w:t>
      </w:r>
    </w:p>
    <w:p w:rsidR="00000000" w:rsidDel="00000000" w:rsidP="00000000" w:rsidRDefault="00000000" w:rsidRPr="00000000" w14:paraId="0000039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'Rohit Kumar Saxena'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9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Icon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Icons</w:t>
      </w:r>
      <w:r w:rsidDel="00000000" w:rsidR="00000000" w:rsidRPr="00000000">
        <w:rPr>
          <w:rFonts w:ascii="Consolas" w:cs="Consolas" w:eastAsia="Consolas" w:hAnsi="Consolas"/>
          <w:color w:val="000000"/>
          <w:sz w:val="21"/>
          <w:szCs w:val="21"/>
          <w:rtl w:val="0"/>
        </w:rPr>
        <w:t xml:space="preserve">.email,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w:t>
      </w:r>
    </w:p>
    <w:p w:rsidR="00000000" w:rsidDel="00000000" w:rsidP="00000000" w:rsidRDefault="00000000" w:rsidRPr="00000000" w14:paraId="000003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InkWell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onTap: () =&gt; </w:t>
      </w:r>
      <w:r w:rsidDel="00000000" w:rsidR="00000000" w:rsidRPr="00000000">
        <w:rPr>
          <w:rFonts w:ascii="Consolas" w:cs="Consolas" w:eastAsia="Consolas" w:hAnsi="Consolas"/>
          <w:color w:val="795e26"/>
          <w:sz w:val="21"/>
          <w:szCs w:val="21"/>
          <w:rtl w:val="0"/>
        </w:rPr>
        <w:t xml:space="preserve">_launchURL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'mailto:03817711922_ds@vips.edu'</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'03817711922_ds@vips.edu'</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.blue),</w:t>
      </w:r>
    </w:p>
    <w:p w:rsidR="00000000" w:rsidDel="00000000" w:rsidP="00000000" w:rsidRDefault="00000000" w:rsidRPr="00000000" w14:paraId="000003A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A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Icon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Icons</w:t>
      </w:r>
      <w:r w:rsidDel="00000000" w:rsidR="00000000" w:rsidRPr="00000000">
        <w:rPr>
          <w:rFonts w:ascii="Consolas" w:cs="Consolas" w:eastAsia="Consolas" w:hAnsi="Consolas"/>
          <w:color w:val="000000"/>
          <w:sz w:val="21"/>
          <w:szCs w:val="21"/>
          <w:rtl w:val="0"/>
        </w:rPr>
        <w:t xml:space="preserve">.phone,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w:t>
      </w:r>
    </w:p>
    <w:p w:rsidR="00000000" w:rsidDel="00000000" w:rsidP="00000000" w:rsidRDefault="00000000" w:rsidRPr="00000000" w14:paraId="000003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InkWell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onTap: () =&gt; </w:t>
      </w:r>
      <w:r w:rsidDel="00000000" w:rsidR="00000000" w:rsidRPr="00000000">
        <w:rPr>
          <w:rFonts w:ascii="Consolas" w:cs="Consolas" w:eastAsia="Consolas" w:hAnsi="Consolas"/>
          <w:color w:val="795e26"/>
          <w:sz w:val="21"/>
          <w:szCs w:val="21"/>
          <w:rtl w:val="0"/>
        </w:rPr>
        <w:t xml:space="preserve">_launchURL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'tel:+919876xxxxxx'</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'+91 9876xxxxxxx'</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.blue),</w:t>
      </w:r>
    </w:p>
    <w:p w:rsidR="00000000" w:rsidDel="00000000" w:rsidP="00000000" w:rsidRDefault="00000000" w:rsidRPr="00000000" w14:paraId="000003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3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Icon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Icons</w:t>
      </w:r>
      <w:r w:rsidDel="00000000" w:rsidR="00000000" w:rsidRPr="00000000">
        <w:rPr>
          <w:rFonts w:ascii="Consolas" w:cs="Consolas" w:eastAsia="Consolas" w:hAnsi="Consolas"/>
          <w:color w:val="000000"/>
          <w:sz w:val="21"/>
          <w:szCs w:val="21"/>
          <w:rtl w:val="0"/>
        </w:rPr>
        <w:t xml:space="preserve">.link,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.teal),</w:t>
      </w:r>
    </w:p>
    <w:p w:rsidR="00000000" w:rsidDel="00000000" w:rsidP="00000000" w:rsidRDefault="00000000" w:rsidRPr="00000000" w14:paraId="000003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InkWell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onTap: () =&gt; </w:t>
      </w:r>
      <w:r w:rsidDel="00000000" w:rsidR="00000000" w:rsidRPr="00000000">
        <w:rPr>
          <w:rFonts w:ascii="Consolas" w:cs="Consolas" w:eastAsia="Consolas" w:hAnsi="Consolas"/>
          <w:color w:val="795e26"/>
          <w:sz w:val="21"/>
          <w:szCs w:val="21"/>
          <w:rtl w:val="0"/>
        </w:rPr>
        <w:t xml:space="preserve">_launchURL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'https://linkedin.com/in/rohi-s'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'linkedin.com/in/rohi-s'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.blue),</w:t>
      </w:r>
    </w:p>
    <w:p w:rsidR="00000000" w:rsidDel="00000000" w:rsidP="00000000" w:rsidRDefault="00000000" w:rsidRPr="00000000" w14:paraId="000003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b w:val="1"/>
          <w:rtl w:val="0"/>
        </w:rPr>
        <w:t xml:space="preserve">Main file</w:t>
      </w:r>
    </w:p>
    <w:p w:rsidR="00000000" w:rsidDel="00000000" w:rsidP="00000000" w:rsidRDefault="00000000" w:rsidRPr="00000000" w14:paraId="000003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'home_screen.dart'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'portfolio_screen.dart'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'contact_screen.dart'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PortfolioApp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D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PortfolioApp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3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3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initialRoute: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routes: {</w:t>
      </w:r>
    </w:p>
    <w:p w:rsidR="00000000" w:rsidDel="00000000" w:rsidP="00000000" w:rsidRDefault="00000000" w:rsidRPr="00000000" w14:paraId="000003D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 (context) =&gt; </w:t>
      </w:r>
      <w:r w:rsidDel="00000000" w:rsidR="00000000" w:rsidRPr="00000000">
        <w:rPr>
          <w:rFonts w:ascii="Consolas" w:cs="Consolas" w:eastAsia="Consolas" w:hAnsi="Consolas"/>
          <w:color w:val="267f99"/>
          <w:sz w:val="21"/>
          <w:szCs w:val="21"/>
          <w:rtl w:val="0"/>
        </w:rPr>
        <w:t xml:space="preserve">HomeScreen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'/portfolio_screen'</w:t>
      </w:r>
      <w:r w:rsidDel="00000000" w:rsidR="00000000" w:rsidRPr="00000000">
        <w:rPr>
          <w:rFonts w:ascii="Consolas" w:cs="Consolas" w:eastAsia="Consolas" w:hAnsi="Consolas"/>
          <w:color w:val="000000"/>
          <w:sz w:val="21"/>
          <w:szCs w:val="21"/>
          <w:rtl w:val="0"/>
        </w:rPr>
        <w:t xml:space="preserve">: (context) =&gt; </w:t>
      </w:r>
      <w:r w:rsidDel="00000000" w:rsidR="00000000" w:rsidRPr="00000000">
        <w:rPr>
          <w:rFonts w:ascii="Consolas" w:cs="Consolas" w:eastAsia="Consolas" w:hAnsi="Consolas"/>
          <w:color w:val="267f99"/>
          <w:sz w:val="21"/>
          <w:szCs w:val="21"/>
          <w:rtl w:val="0"/>
        </w:rPr>
        <w:t xml:space="preserve">PortfolioItemScreen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'/contact_screen'</w:t>
      </w:r>
      <w:r w:rsidDel="00000000" w:rsidR="00000000" w:rsidRPr="00000000">
        <w:rPr>
          <w:rFonts w:ascii="Consolas" w:cs="Consolas" w:eastAsia="Consolas" w:hAnsi="Consolas"/>
          <w:color w:val="000000"/>
          <w:sz w:val="21"/>
          <w:szCs w:val="21"/>
          <w:rtl w:val="0"/>
        </w:rPr>
        <w:t xml:space="preserve">: (context) =&gt; </w:t>
      </w:r>
      <w:r w:rsidDel="00000000" w:rsidR="00000000" w:rsidRPr="00000000">
        <w:rPr>
          <w:rFonts w:ascii="Consolas" w:cs="Consolas" w:eastAsia="Consolas" w:hAnsi="Consolas"/>
          <w:color w:val="267f99"/>
          <w:sz w:val="21"/>
          <w:szCs w:val="21"/>
          <w:rtl w:val="0"/>
        </w:rPr>
        <w:t xml:space="preserve">ContactScreen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E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3"/>
        <w:rPr/>
      </w:pPr>
      <w:r w:rsidDel="00000000" w:rsidR="00000000" w:rsidRPr="00000000">
        <w:rPr>
          <w:rtl w:val="0"/>
        </w:rPr>
        <w:t xml:space="preserve">Output :</w:t>
      </w:r>
    </w:p>
    <w:p w:rsidR="00000000" w:rsidDel="00000000" w:rsidP="00000000" w:rsidRDefault="00000000" w:rsidRPr="00000000" w14:paraId="000003E3">
      <w:pPr>
        <w:rPr>
          <w:b w:val="1"/>
        </w:rPr>
      </w:pPr>
      <w:r w:rsidDel="00000000" w:rsidR="00000000" w:rsidRPr="00000000">
        <w:rPr>
          <w:b w:val="1"/>
          <w:rtl w:val="0"/>
        </w:rPr>
        <w:t xml:space="preserve">Home                                                                                   Portfolio</w:t>
      </w:r>
    </w:p>
    <w:p w:rsidR="00000000" w:rsidDel="00000000" w:rsidP="00000000" w:rsidRDefault="00000000" w:rsidRPr="00000000" w14:paraId="000003E4">
      <w:pPr>
        <w:rPr>
          <w:b w:val="1"/>
        </w:rPr>
      </w:pPr>
      <w:r w:rsidDel="00000000" w:rsidR="00000000" w:rsidRPr="00000000">
        <w:rPr>
          <w:b w:val="1"/>
        </w:rPr>
        <w:drawing>
          <wp:inline distB="0" distT="0" distL="0" distR="0">
            <wp:extent cx="2537460" cy="4526280"/>
            <wp:effectExtent b="0" l="0" r="0" t="0"/>
            <wp:docPr id="20827422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537460" cy="4526280"/>
                    </a:xfrm>
                    <a:prstGeom prst="rect"/>
                    <a:ln/>
                  </pic:spPr>
                </pic:pic>
              </a:graphicData>
            </a:graphic>
          </wp:inline>
        </w:drawing>
      </w:r>
      <w:r w:rsidDel="00000000" w:rsidR="00000000" w:rsidRPr="00000000">
        <w:rPr>
          <w:rtl w:val="0"/>
        </w:rPr>
        <w:tab/>
      </w:r>
      <w:r w:rsidDel="00000000" w:rsidR="00000000" w:rsidRPr="00000000">
        <w:rPr/>
        <w:drawing>
          <wp:inline distB="0" distT="0" distL="0" distR="0">
            <wp:extent cx="2519454" cy="4450773"/>
            <wp:effectExtent b="0" l="0" r="0" t="0"/>
            <wp:docPr id="208274219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519454" cy="4450773"/>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b w:val="1"/>
        </w:rPr>
      </w:pPr>
      <w:r w:rsidDel="00000000" w:rsidR="00000000" w:rsidRPr="00000000">
        <w:rPr>
          <w:rtl w:val="0"/>
        </w:rPr>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b w:val="1"/>
          <w:rtl w:val="0"/>
        </w:rPr>
        <w:t xml:space="preserve">Contact</w:t>
      </w:r>
    </w:p>
    <w:p w:rsidR="00000000" w:rsidDel="00000000" w:rsidP="00000000" w:rsidRDefault="00000000" w:rsidRPr="00000000" w14:paraId="000003EA">
      <w:pPr>
        <w:jc w:val="center"/>
        <w:rPr>
          <w:b w:val="1"/>
        </w:rPr>
      </w:pPr>
      <w:r w:rsidDel="00000000" w:rsidR="00000000" w:rsidRPr="00000000">
        <w:rPr>
          <w:b w:val="1"/>
        </w:rPr>
        <w:drawing>
          <wp:inline distB="0" distT="0" distL="0" distR="0">
            <wp:extent cx="2962688" cy="5306165"/>
            <wp:effectExtent b="0" l="0" r="0" t="0"/>
            <wp:docPr id="208274219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962688" cy="530616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pStyle w:val="Heading3"/>
        <w:rPr/>
      </w:pPr>
      <w:r w:rsidDel="00000000" w:rsidR="00000000" w:rsidRPr="00000000">
        <w:rPr>
          <w:rtl w:val="0"/>
        </w:rPr>
        <w:t xml:space="preserve">Learning Outcomes:</w:t>
      </w:r>
    </w:p>
    <w:tbl>
      <w:tblPr>
        <w:tblStyle w:val="Table7"/>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ED">
            <w:pPr>
              <w:rPr/>
            </w:pPr>
            <w:r w:rsidDel="00000000" w:rsidR="00000000" w:rsidRPr="00000000">
              <w:rPr>
                <w:rtl w:val="0"/>
              </w:rPr>
            </w:r>
          </w:p>
        </w:tc>
      </w:tr>
      <w:tr>
        <w:trPr>
          <w:cantSplit w:val="0"/>
          <w:tblHeader w:val="0"/>
        </w:trPr>
        <w:tc>
          <w:tcPr/>
          <w:p w:rsidR="00000000" w:rsidDel="00000000" w:rsidP="00000000" w:rsidRDefault="00000000" w:rsidRPr="00000000" w14:paraId="000003EE">
            <w:pPr>
              <w:rPr/>
            </w:pPr>
            <w:r w:rsidDel="00000000" w:rsidR="00000000" w:rsidRPr="00000000">
              <w:rPr>
                <w:rtl w:val="0"/>
              </w:rPr>
            </w:r>
          </w:p>
        </w:tc>
      </w:tr>
      <w:tr>
        <w:trPr>
          <w:cantSplit w:val="0"/>
          <w:tblHeader w:val="0"/>
        </w:trPr>
        <w:tc>
          <w:tcPr/>
          <w:p w:rsidR="00000000" w:rsidDel="00000000" w:rsidP="00000000" w:rsidRDefault="00000000" w:rsidRPr="00000000" w14:paraId="000003EF">
            <w:pPr>
              <w:rPr/>
            </w:pPr>
            <w:r w:rsidDel="00000000" w:rsidR="00000000" w:rsidRPr="00000000">
              <w:rPr>
                <w:rtl w:val="0"/>
              </w:rPr>
            </w:r>
          </w:p>
        </w:tc>
      </w:tr>
      <w:tr>
        <w:trPr>
          <w:cantSplit w:val="0"/>
          <w:tblHeader w:val="0"/>
        </w:trPr>
        <w:tc>
          <w:tcPr/>
          <w:p w:rsidR="00000000" w:rsidDel="00000000" w:rsidP="00000000" w:rsidRDefault="00000000" w:rsidRPr="00000000" w14:paraId="000003F0">
            <w:pPr>
              <w:rPr/>
            </w:pPr>
            <w:r w:rsidDel="00000000" w:rsidR="00000000" w:rsidRPr="00000000">
              <w:rPr>
                <w:rtl w:val="0"/>
              </w:rPr>
            </w:r>
          </w:p>
        </w:tc>
      </w:tr>
      <w:tr>
        <w:trPr>
          <w:cantSplit w:val="0"/>
          <w:tblHeader w:val="0"/>
        </w:trPr>
        <w:tc>
          <w:tcPr/>
          <w:p w:rsidR="00000000" w:rsidDel="00000000" w:rsidP="00000000" w:rsidRDefault="00000000" w:rsidRPr="00000000" w14:paraId="000003F1">
            <w:pPr>
              <w:rPr/>
            </w:pPr>
            <w:r w:rsidDel="00000000" w:rsidR="00000000" w:rsidRPr="00000000">
              <w:rPr>
                <w:rtl w:val="0"/>
              </w:rPr>
            </w:r>
          </w:p>
        </w:tc>
      </w:tr>
      <w:tr>
        <w:trPr>
          <w:cantSplit w:val="0"/>
          <w:tblHeader w:val="0"/>
        </w:trPr>
        <w:tc>
          <w:tcPr/>
          <w:p w:rsidR="00000000" w:rsidDel="00000000" w:rsidP="00000000" w:rsidRDefault="00000000" w:rsidRPr="00000000" w14:paraId="000003F2">
            <w:pPr>
              <w:rPr/>
            </w:pPr>
            <w:r w:rsidDel="00000000" w:rsidR="00000000" w:rsidRPr="00000000">
              <w:rPr>
                <w:rtl w:val="0"/>
              </w:rPr>
            </w:r>
          </w:p>
        </w:tc>
      </w:tr>
    </w:tbl>
    <w:p w:rsidR="00000000" w:rsidDel="00000000" w:rsidP="00000000" w:rsidRDefault="00000000" w:rsidRPr="00000000" w14:paraId="000003F3">
      <w:pPr>
        <w:rPr>
          <w:b w:val="1"/>
        </w:rPr>
      </w:pPr>
      <w:r w:rsidDel="00000000" w:rsidR="00000000" w:rsidRPr="00000000">
        <w:rPr>
          <w:rtl w:val="0"/>
        </w:rPr>
      </w:r>
    </w:p>
    <w:p w:rsidR="00000000" w:rsidDel="00000000" w:rsidP="00000000" w:rsidRDefault="00000000" w:rsidRPr="00000000" w14:paraId="000003F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1"/>
        <w:rPr/>
      </w:pPr>
      <w:r w:rsidDel="00000000" w:rsidR="00000000" w:rsidRPr="00000000">
        <w:rPr>
          <w:rtl w:val="0"/>
        </w:rPr>
        <w:t xml:space="preserve">Experiment 7</w:t>
      </w:r>
    </w:p>
    <w:p w:rsidR="00000000" w:rsidDel="00000000" w:rsidP="00000000" w:rsidRDefault="00000000" w:rsidRPr="00000000" w14:paraId="000003F6">
      <w:pPr>
        <w:pStyle w:val="Heading2"/>
        <w:rPr/>
      </w:pPr>
      <w:r w:rsidDel="00000000" w:rsidR="00000000" w:rsidRPr="00000000">
        <w:rPr>
          <w:rtl w:val="0"/>
        </w:rPr>
        <w:t xml:space="preserve">Aim: Write Flutter Mobile Application for Data Store Shared Preferences.</w:t>
      </w:r>
    </w:p>
    <w:p w:rsidR="00000000" w:rsidDel="00000000" w:rsidP="00000000" w:rsidRDefault="00000000" w:rsidRPr="00000000" w14:paraId="000003F7">
      <w:pPr>
        <w:pStyle w:val="Heading3"/>
        <w:rPr/>
      </w:pPr>
      <w:r w:rsidDel="00000000" w:rsidR="00000000" w:rsidRPr="00000000">
        <w:rPr>
          <w:rtl w:val="0"/>
        </w:rPr>
        <w:t xml:space="preserve">Objectives:</w:t>
      </w:r>
    </w:p>
    <w:p w:rsidR="00000000" w:rsidDel="00000000" w:rsidP="00000000" w:rsidRDefault="00000000" w:rsidRPr="00000000" w14:paraId="000003F8">
      <w:pPr>
        <w:numPr>
          <w:ilvl w:val="0"/>
          <w:numId w:val="8"/>
        </w:numPr>
        <w:ind w:left="360" w:hanging="360"/>
        <w:rPr/>
      </w:pPr>
      <w:r w:rsidDel="00000000" w:rsidR="00000000" w:rsidRPr="00000000">
        <w:rPr>
          <w:rtl w:val="0"/>
        </w:rPr>
        <w:t xml:space="preserve">To store, retrieve, and delete student data using enrollment numbers as unique keys in Flutter with SharedPreferences.</w:t>
      </w:r>
    </w:p>
    <w:p w:rsidR="00000000" w:rsidDel="00000000" w:rsidP="00000000" w:rsidRDefault="00000000" w:rsidRPr="00000000" w14:paraId="000003F9">
      <w:pPr>
        <w:numPr>
          <w:ilvl w:val="0"/>
          <w:numId w:val="8"/>
        </w:numPr>
        <w:ind w:left="360" w:hanging="360"/>
        <w:rPr/>
      </w:pPr>
      <w:r w:rsidDel="00000000" w:rsidR="00000000" w:rsidRPr="00000000">
        <w:rPr>
          <w:rtl w:val="0"/>
        </w:rPr>
        <w:t xml:space="preserve">To implement a user-friendly interface that allows efficient data management with proper input validation and UI spacing.</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3"/>
        <w:rPr/>
      </w:pPr>
      <w:r w:rsidDel="00000000" w:rsidR="00000000" w:rsidRPr="00000000">
        <w:rPr>
          <w:rtl w:val="0"/>
        </w:rPr>
        <w:t xml:space="preserve">Theory:</w:t>
      </w:r>
    </w:p>
    <w:p w:rsidR="00000000" w:rsidDel="00000000" w:rsidP="00000000" w:rsidRDefault="00000000" w:rsidRPr="00000000" w14:paraId="000003FC">
      <w:pPr>
        <w:rPr/>
      </w:pPr>
      <w:r w:rsidDel="00000000" w:rsidR="00000000" w:rsidRPr="00000000">
        <w:rPr>
          <w:b w:val="1"/>
          <w:rtl w:val="0"/>
        </w:rPr>
        <w:t xml:space="preserve">SharedPreferences in Flutter</w:t>
      </w:r>
      <w:r w:rsidDel="00000000" w:rsidR="00000000" w:rsidRPr="00000000">
        <w:rPr>
          <w:rtl w:val="0"/>
        </w:rPr>
        <w:t xml:space="preserve"> is a lightweight, efficient storage mechanism designed for saving simple data as key-value pairs directly on a user's device. It offers a persistent way to store data even after the application is closed and reopened, making it a preferred choice for storing user settings, login sessions, theme preferences, and other small data elements that do not require the complexity of a database.</w:t>
      </w:r>
    </w:p>
    <w:p w:rsidR="00000000" w:rsidDel="00000000" w:rsidP="00000000" w:rsidRDefault="00000000" w:rsidRPr="00000000" w14:paraId="000003FD">
      <w:pPr>
        <w:rPr/>
      </w:pPr>
      <w:r w:rsidDel="00000000" w:rsidR="00000000" w:rsidRPr="00000000">
        <w:rPr>
          <w:rtl w:val="0"/>
        </w:rPr>
        <w:t xml:space="preserve">In Flutter, SharedPreferences is implemented through a plugin that bridges native platform storage mechanisms (like NSUserDefaults on iOS and SharedPreferences on Android) to provide a unified API. It is especially useful for scenarios where developers need to store and retrieve non-sensitive information quickly and without the overhead of setting up a full database solution like SQLite or Hive.</w:t>
      </w:r>
    </w:p>
    <w:p w:rsidR="00000000" w:rsidDel="00000000" w:rsidP="00000000" w:rsidRDefault="00000000" w:rsidRPr="00000000" w14:paraId="000003FE">
      <w:pPr>
        <w:rPr/>
      </w:pPr>
      <w:r w:rsidDel="00000000" w:rsidR="00000000" w:rsidRPr="00000000">
        <w:rPr>
          <w:rtl w:val="0"/>
        </w:rPr>
        <w:t xml:space="preserve">In this project, SharedPreferences is used to manage student information efficiently. Each student's data is saved using their </w:t>
      </w:r>
      <w:r w:rsidDel="00000000" w:rsidR="00000000" w:rsidRPr="00000000">
        <w:rPr>
          <w:b w:val="1"/>
          <w:rtl w:val="0"/>
        </w:rPr>
        <w:t xml:space="preserve">enrollment number as a unique key</w:t>
      </w:r>
      <w:r w:rsidDel="00000000" w:rsidR="00000000" w:rsidRPr="00000000">
        <w:rPr>
          <w:rtl w:val="0"/>
        </w:rPr>
        <w:t xml:space="preserve">, which allows quick lookup and avoids data conflicts. The application ensures that users can </w:t>
      </w:r>
      <w:r w:rsidDel="00000000" w:rsidR="00000000" w:rsidRPr="00000000">
        <w:rPr>
          <w:b w:val="1"/>
          <w:rtl w:val="0"/>
        </w:rPr>
        <w:t xml:space="preserve">save, retrieve, and delete</w:t>
      </w:r>
      <w:r w:rsidDel="00000000" w:rsidR="00000000" w:rsidRPr="00000000">
        <w:rPr>
          <w:rtl w:val="0"/>
        </w:rPr>
        <w:t xml:space="preserve"> student records through an intuitive interface. Text fields are provided for entering the student's details such as name, department, and contact information. These are complemented by action buttons to perform CRUD operations on the stored data.</w:t>
      </w:r>
    </w:p>
    <w:p w:rsidR="00000000" w:rsidDel="00000000" w:rsidP="00000000" w:rsidRDefault="00000000" w:rsidRPr="00000000" w14:paraId="000003FF">
      <w:pPr>
        <w:rPr/>
      </w:pPr>
      <w:r w:rsidDel="00000000" w:rsidR="00000000" w:rsidRPr="00000000">
        <w:rPr>
          <w:rtl w:val="0"/>
        </w:rPr>
        <w:t xml:space="preserve">To improve user experience, the UI is designed with proper alignment and spacing, ensuring clarity and accessibility. The integration of SharedPreferences not only facilitates fast local storage but also simplifies the logic required to manage state across app launches. This makes it an ideal choice for lightweight data persistence in mobile applications where performance and simplicity are critical.</w:t>
      </w:r>
    </w:p>
    <w:p w:rsidR="00000000" w:rsidDel="00000000" w:rsidP="00000000" w:rsidRDefault="00000000" w:rsidRPr="00000000" w14:paraId="00000400">
      <w:pPr>
        <w:rPr/>
      </w:pPr>
      <w:r w:rsidDel="00000000" w:rsidR="00000000" w:rsidRPr="00000000">
        <w:br w:type="page"/>
      </w:r>
      <w:r w:rsidDel="00000000" w:rsidR="00000000" w:rsidRPr="00000000">
        <w:rPr>
          <w:rtl w:val="0"/>
        </w:rPr>
      </w:r>
    </w:p>
    <w:p w:rsidR="00000000" w:rsidDel="00000000" w:rsidP="00000000" w:rsidRDefault="00000000" w:rsidRPr="00000000" w14:paraId="00000401">
      <w:pPr>
        <w:pStyle w:val="Heading3"/>
        <w:rPr/>
      </w:pPr>
      <w:r w:rsidDel="00000000" w:rsidR="00000000" w:rsidRPr="00000000">
        <w:rPr>
          <w:rtl w:val="0"/>
        </w:rPr>
        <w:t xml:space="preserve">Code</w:t>
      </w:r>
    </w:p>
    <w:p w:rsidR="00000000" w:rsidDel="00000000" w:rsidP="00000000" w:rsidRDefault="00000000" w:rsidRPr="00000000" w14:paraId="00000402">
      <w:pPr>
        <w:rPr>
          <w:b w:val="1"/>
        </w:rPr>
      </w:pPr>
      <w:r w:rsidDel="00000000" w:rsidR="00000000" w:rsidRPr="00000000">
        <w:rPr>
          <w:b w:val="1"/>
          <w:rtl w:val="0"/>
        </w:rPr>
        <w:t xml:space="preserve">Main.dart</w:t>
      </w:r>
    </w:p>
    <w:p w:rsidR="00000000" w:rsidDel="00000000" w:rsidP="00000000" w:rsidRDefault="00000000" w:rsidRPr="00000000" w14:paraId="000004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'package:shared_preferences/shared_preferences.dart'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4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debugShowCheckedModeBanner: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theme: </w:t>
      </w:r>
      <w:r w:rsidDel="00000000" w:rsidR="00000000" w:rsidRPr="00000000">
        <w:rPr>
          <w:rFonts w:ascii="Consolas" w:cs="Consolas" w:eastAsia="Consolas" w:hAnsi="Consolas"/>
          <w:color w:val="267f99"/>
          <w:sz w:val="21"/>
          <w:szCs w:val="21"/>
          <w:rtl w:val="0"/>
        </w:rPr>
        <w:t xml:space="preserve">ThemeData</w:t>
      </w:r>
      <w:r w:rsidDel="00000000" w:rsidR="00000000" w:rsidRPr="00000000">
        <w:rPr>
          <w:rFonts w:ascii="Consolas" w:cs="Consolas" w:eastAsia="Consolas" w:hAnsi="Consolas"/>
          <w:color w:val="000000"/>
          <w:sz w:val="21"/>
          <w:szCs w:val="21"/>
          <w:rtl w:val="0"/>
        </w:rPr>
        <w:t xml:space="preserve">(primarySwatch: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.blue),</w:t>
      </w:r>
    </w:p>
    <w:p w:rsidR="00000000" w:rsidDel="00000000" w:rsidP="00000000" w:rsidRDefault="00000000" w:rsidRPr="00000000" w14:paraId="000004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DataStorageScreen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DataStorageScreen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StatefulWidget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_DataStorageScreenState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createState</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267f99"/>
          <w:sz w:val="21"/>
          <w:szCs w:val="21"/>
          <w:rtl w:val="0"/>
        </w:rPr>
        <w:t xml:space="preserve">_DataStorageScreenState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_DataStorageScreenState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DataStorageScreen</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 enrollmentController =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 nameController =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 projectController =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 retrieveController = </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studentDetails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Future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saveStudentData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enrollment,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name,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project) </w:t>
      </w:r>
      <w:r w:rsidDel="00000000" w:rsidR="00000000" w:rsidRPr="00000000">
        <w:rPr>
          <w:rFonts w:ascii="Consolas" w:cs="Consolas" w:eastAsia="Consolas" w:hAnsi="Consolas"/>
          <w:color w:val="af00db"/>
          <w:sz w:val="21"/>
          <w:szCs w:val="21"/>
          <w:rtl w:val="0"/>
        </w:rPr>
        <w:t xml:space="preserve">async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 prefs =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prefs.</w:t>
      </w:r>
      <w:r w:rsidDel="00000000" w:rsidR="00000000" w:rsidRPr="00000000">
        <w:rPr>
          <w:rFonts w:ascii="Consolas" w:cs="Consolas" w:eastAsia="Consolas" w:hAnsi="Consolas"/>
          <w:color w:val="795e26"/>
          <w:sz w:val="21"/>
          <w:szCs w:val="21"/>
          <w:rtl w:val="0"/>
        </w:rPr>
        <w:t xml:space="preserve">setString</w:t>
      </w:r>
      <w:r w:rsidDel="00000000" w:rsidR="00000000" w:rsidRPr="00000000">
        <w:rPr>
          <w:rFonts w:ascii="Consolas" w:cs="Consolas" w:eastAsia="Consolas" w:hAnsi="Consolas"/>
          <w:color w:val="000000"/>
          <w:sz w:val="21"/>
          <w:szCs w:val="21"/>
          <w:rtl w:val="0"/>
        </w:rPr>
        <w:t xml:space="preserve">(enrollment,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name</w:t>
      </w:r>
      <w:r w:rsidDel="00000000" w:rsidR="00000000" w:rsidRPr="00000000">
        <w:rPr>
          <w:rFonts w:ascii="Consolas" w:cs="Consolas" w:eastAsia="Consolas" w:hAnsi="Consolas"/>
          <w:color w:val="a31515"/>
          <w:sz w:val="21"/>
          <w:szCs w:val="21"/>
          <w:rtl w:val="0"/>
        </w:rPr>
        <w:t xml:space="preserve"> |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project</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ScaffoldMessenger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r w:rsidDel="00000000" w:rsidR="00000000" w:rsidRPr="00000000">
        <w:rPr>
          <w:rFonts w:ascii="Consolas" w:cs="Consolas" w:eastAsia="Consolas" w:hAnsi="Consolas"/>
          <w:color w:val="795e26"/>
          <w:sz w:val="21"/>
          <w:szCs w:val="21"/>
          <w:rtl w:val="0"/>
        </w:rPr>
        <w:t xml:space="preserve">showSnackBar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SnackBar</w:t>
      </w:r>
      <w:r w:rsidDel="00000000" w:rsidR="00000000" w:rsidRPr="00000000">
        <w:rPr>
          <w:rFonts w:ascii="Consolas" w:cs="Consolas" w:eastAsia="Consolas" w:hAnsi="Consolas"/>
          <w:color w:val="000000"/>
          <w:sz w:val="21"/>
          <w:szCs w:val="21"/>
          <w:rtl w:val="0"/>
        </w:rPr>
        <w:t xml:space="preserve">(content: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'Data saved successfully!'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(e) {</w:t>
      </w:r>
    </w:p>
    <w:p w:rsidR="00000000" w:rsidDel="00000000" w:rsidP="00000000" w:rsidRDefault="00000000" w:rsidRPr="00000000" w14:paraId="0000042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ScaffoldMessenger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r w:rsidDel="00000000" w:rsidR="00000000" w:rsidRPr="00000000">
        <w:rPr>
          <w:rFonts w:ascii="Consolas" w:cs="Consolas" w:eastAsia="Consolas" w:hAnsi="Consolas"/>
          <w:color w:val="795e26"/>
          <w:sz w:val="21"/>
          <w:szCs w:val="21"/>
          <w:rtl w:val="0"/>
        </w:rPr>
        <w:t xml:space="preserve">showSnackBar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SnackBar</w:t>
      </w:r>
      <w:r w:rsidDel="00000000" w:rsidR="00000000" w:rsidRPr="00000000">
        <w:rPr>
          <w:rFonts w:ascii="Consolas" w:cs="Consolas" w:eastAsia="Consolas" w:hAnsi="Consolas"/>
          <w:color w:val="000000"/>
          <w:sz w:val="21"/>
          <w:szCs w:val="21"/>
          <w:rtl w:val="0"/>
        </w:rPr>
        <w:t xml:space="preserve">(content: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'Error saving data: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2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Future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getStudentData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enrollment) </w:t>
      </w:r>
      <w:r w:rsidDel="00000000" w:rsidR="00000000" w:rsidRPr="00000000">
        <w:rPr>
          <w:rFonts w:ascii="Consolas" w:cs="Consolas" w:eastAsia="Consolas" w:hAnsi="Consolas"/>
          <w:color w:val="af00db"/>
          <w:sz w:val="21"/>
          <w:szCs w:val="21"/>
          <w:rtl w:val="0"/>
        </w:rPr>
        <w:t xml:space="preserve">async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 prefs =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data = prefs.</w:t>
      </w:r>
      <w:r w:rsidDel="00000000" w:rsidR="00000000" w:rsidRPr="00000000">
        <w:rPr>
          <w:rFonts w:ascii="Consolas" w:cs="Consolas" w:eastAsia="Consolas" w:hAnsi="Consolas"/>
          <w:color w:val="795e26"/>
          <w:sz w:val="21"/>
          <w:szCs w:val="21"/>
          <w:rtl w:val="0"/>
        </w:rPr>
        <w:t xml:space="preserve">getString</w:t>
      </w:r>
      <w:r w:rsidDel="00000000" w:rsidR="00000000" w:rsidRPr="00000000">
        <w:rPr>
          <w:rFonts w:ascii="Consolas" w:cs="Consolas" w:eastAsia="Consolas" w:hAnsi="Consolas"/>
          <w:color w:val="000000"/>
          <w:sz w:val="21"/>
          <w:szCs w:val="21"/>
          <w:rtl w:val="0"/>
        </w:rPr>
        <w:t xml:space="preserve">(enrollment);</w:t>
      </w:r>
    </w:p>
    <w:p w:rsidR="00000000" w:rsidDel="00000000" w:rsidP="00000000" w:rsidRDefault="00000000" w:rsidRPr="00000000" w14:paraId="000004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studentDetails = data ?? </w:t>
      </w:r>
      <w:r w:rsidDel="00000000" w:rsidR="00000000" w:rsidRPr="00000000">
        <w:rPr>
          <w:rFonts w:ascii="Consolas" w:cs="Consolas" w:eastAsia="Consolas" w:hAnsi="Consolas"/>
          <w:color w:val="a31515"/>
          <w:sz w:val="21"/>
          <w:szCs w:val="21"/>
          <w:rtl w:val="0"/>
        </w:rPr>
        <w:t xml:space="preserve">'No data found for this enrollment number.'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(e) {</w:t>
      </w:r>
    </w:p>
    <w:p w:rsidR="00000000" w:rsidDel="00000000" w:rsidP="00000000" w:rsidRDefault="00000000" w:rsidRPr="00000000" w14:paraId="000004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ScaffoldMessenger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r w:rsidDel="00000000" w:rsidR="00000000" w:rsidRPr="00000000">
        <w:rPr>
          <w:rFonts w:ascii="Consolas" w:cs="Consolas" w:eastAsia="Consolas" w:hAnsi="Consolas"/>
          <w:color w:val="795e26"/>
          <w:sz w:val="21"/>
          <w:szCs w:val="21"/>
          <w:rtl w:val="0"/>
        </w:rPr>
        <w:t xml:space="preserve">showSnackBar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SnackBar</w:t>
      </w:r>
      <w:r w:rsidDel="00000000" w:rsidR="00000000" w:rsidRPr="00000000">
        <w:rPr>
          <w:rFonts w:ascii="Consolas" w:cs="Consolas" w:eastAsia="Consolas" w:hAnsi="Consolas"/>
          <w:color w:val="000000"/>
          <w:sz w:val="21"/>
          <w:szCs w:val="21"/>
          <w:rtl w:val="0"/>
        </w:rPr>
        <w:t xml:space="preserve">(content: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'Error retrieving data: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Future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deleteStudentData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enrollment) </w:t>
      </w:r>
      <w:r w:rsidDel="00000000" w:rsidR="00000000" w:rsidRPr="00000000">
        <w:rPr>
          <w:rFonts w:ascii="Consolas" w:cs="Consolas" w:eastAsia="Consolas" w:hAnsi="Consolas"/>
          <w:color w:val="af00db"/>
          <w:sz w:val="21"/>
          <w:szCs w:val="21"/>
          <w:rtl w:val="0"/>
        </w:rPr>
        <w:t xml:space="preserve">async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 prefs =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SharedPreferences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prefs.</w:t>
      </w:r>
      <w:r w:rsidDel="00000000" w:rsidR="00000000" w:rsidRPr="00000000">
        <w:rPr>
          <w:rFonts w:ascii="Consolas" w:cs="Consolas" w:eastAsia="Consolas" w:hAnsi="Consolas"/>
          <w:color w:val="795e26"/>
          <w:sz w:val="21"/>
          <w:szCs w:val="21"/>
          <w:rtl w:val="0"/>
        </w:rPr>
        <w:t xml:space="preserve">remove</w:t>
      </w:r>
      <w:r w:rsidDel="00000000" w:rsidR="00000000" w:rsidRPr="00000000">
        <w:rPr>
          <w:rFonts w:ascii="Consolas" w:cs="Consolas" w:eastAsia="Consolas" w:hAnsi="Consolas"/>
          <w:color w:val="000000"/>
          <w:sz w:val="21"/>
          <w:szCs w:val="21"/>
          <w:rtl w:val="0"/>
        </w:rPr>
        <w:t xml:space="preserve">(enrollment);</w:t>
      </w:r>
    </w:p>
    <w:p w:rsidR="00000000" w:rsidDel="00000000" w:rsidP="00000000" w:rsidRDefault="00000000" w:rsidRPr="00000000" w14:paraId="000004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studentDetails = </w:t>
      </w:r>
      <w:r w:rsidDel="00000000" w:rsidR="00000000" w:rsidRPr="00000000">
        <w:rPr>
          <w:rFonts w:ascii="Consolas" w:cs="Consolas" w:eastAsia="Consolas" w:hAnsi="Consolas"/>
          <w:color w:val="a31515"/>
          <w:sz w:val="21"/>
          <w:szCs w:val="21"/>
          <w:rtl w:val="0"/>
        </w:rPr>
        <w:t xml:space="preserve">'Data deleted successfully!'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(e) {</w:t>
      </w:r>
    </w:p>
    <w:p w:rsidR="00000000" w:rsidDel="00000000" w:rsidP="00000000" w:rsidRDefault="00000000" w:rsidRPr="00000000" w14:paraId="0000044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ScaffoldMessenger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r w:rsidDel="00000000" w:rsidR="00000000" w:rsidRPr="00000000">
        <w:rPr>
          <w:rFonts w:ascii="Consolas" w:cs="Consolas" w:eastAsia="Consolas" w:hAnsi="Consolas"/>
          <w:color w:val="795e26"/>
          <w:sz w:val="21"/>
          <w:szCs w:val="21"/>
          <w:rtl w:val="0"/>
        </w:rPr>
        <w:t xml:space="preserve">showSnackBar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SnackBar</w:t>
      </w:r>
      <w:r w:rsidDel="00000000" w:rsidR="00000000" w:rsidRPr="00000000">
        <w:rPr>
          <w:rFonts w:ascii="Consolas" w:cs="Consolas" w:eastAsia="Consolas" w:hAnsi="Consolas"/>
          <w:color w:val="000000"/>
          <w:sz w:val="21"/>
          <w:szCs w:val="21"/>
          <w:rtl w:val="0"/>
        </w:rPr>
        <w:t xml:space="preserve">(content: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'Error deleting data: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4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'Student Data Storage'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Padding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padding: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EdgeInsets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all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16.0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SingleChildScrollView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&lt;</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04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buildTextField</w:t>
      </w:r>
      <w:r w:rsidDel="00000000" w:rsidR="00000000" w:rsidRPr="00000000">
        <w:rPr>
          <w:rFonts w:ascii="Consolas" w:cs="Consolas" w:eastAsia="Consolas" w:hAnsi="Consolas"/>
          <w:color w:val="000000"/>
          <w:sz w:val="21"/>
          <w:szCs w:val="21"/>
          <w:rtl w:val="0"/>
        </w:rPr>
        <w:t xml:space="preserve">(enrollmentController, </w:t>
      </w:r>
      <w:r w:rsidDel="00000000" w:rsidR="00000000" w:rsidRPr="00000000">
        <w:rPr>
          <w:rFonts w:ascii="Consolas" w:cs="Consolas" w:eastAsia="Consolas" w:hAnsi="Consolas"/>
          <w:color w:val="a31515"/>
          <w:sz w:val="21"/>
          <w:szCs w:val="21"/>
          <w:rtl w:val="0"/>
        </w:rPr>
        <w:t xml:space="preserve">'Enter Enrollment Number'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buildTextField</w:t>
      </w:r>
      <w:r w:rsidDel="00000000" w:rsidR="00000000" w:rsidRPr="00000000">
        <w:rPr>
          <w:rFonts w:ascii="Consolas" w:cs="Consolas" w:eastAsia="Consolas" w:hAnsi="Consolas"/>
          <w:color w:val="000000"/>
          <w:sz w:val="21"/>
          <w:szCs w:val="21"/>
          <w:rtl w:val="0"/>
        </w:rPr>
        <w:t xml:space="preserve">(nameController, </w:t>
      </w:r>
      <w:r w:rsidDel="00000000" w:rsidR="00000000" w:rsidRPr="00000000">
        <w:rPr>
          <w:rFonts w:ascii="Consolas" w:cs="Consolas" w:eastAsia="Consolas" w:hAnsi="Consolas"/>
          <w:color w:val="a31515"/>
          <w:sz w:val="21"/>
          <w:szCs w:val="21"/>
          <w:rtl w:val="0"/>
        </w:rPr>
        <w:t xml:space="preserve">'Enter Student Name'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buildTextField</w:t>
      </w:r>
      <w:r w:rsidDel="00000000" w:rsidR="00000000" w:rsidRPr="00000000">
        <w:rPr>
          <w:rFonts w:ascii="Consolas" w:cs="Consolas" w:eastAsia="Consolas" w:hAnsi="Consolas"/>
          <w:color w:val="000000"/>
          <w:sz w:val="21"/>
          <w:szCs w:val="21"/>
          <w:rtl w:val="0"/>
        </w:rPr>
        <w:t xml:space="preserve">(projectController, </w:t>
      </w:r>
      <w:r w:rsidDel="00000000" w:rsidR="00000000" w:rsidRPr="00000000">
        <w:rPr>
          <w:rFonts w:ascii="Consolas" w:cs="Consolas" w:eastAsia="Consolas" w:hAnsi="Consolas"/>
          <w:color w:val="a31515"/>
          <w:sz w:val="21"/>
          <w:szCs w:val="21"/>
          <w:rtl w:val="0"/>
        </w:rPr>
        <w:t xml:space="preserve">'Enter Project Title'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buildButton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'Save Data'</w:t>
      </w: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4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(enrollmentController.text.isNotEmpty &amp;&amp;</w:t>
      </w:r>
    </w:p>
    <w:p w:rsidR="00000000" w:rsidDel="00000000" w:rsidP="00000000" w:rsidRDefault="00000000" w:rsidRPr="00000000" w14:paraId="000004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nameController.text.isNotEmpty &amp;&amp;</w:t>
      </w:r>
    </w:p>
    <w:p w:rsidR="00000000" w:rsidDel="00000000" w:rsidP="00000000" w:rsidRDefault="00000000" w:rsidRPr="00000000" w14:paraId="000004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projectController.text.isNotEmpty) {</w:t>
      </w:r>
    </w:p>
    <w:p w:rsidR="00000000" w:rsidDel="00000000" w:rsidP="00000000" w:rsidRDefault="00000000" w:rsidRPr="00000000" w14:paraId="0000045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saveStudentData</w:t>
      </w:r>
      <w:r w:rsidDel="00000000" w:rsidR="00000000" w:rsidRPr="00000000">
        <w:rPr>
          <w:rFonts w:ascii="Consolas" w:cs="Consolas" w:eastAsia="Consolas" w:hAnsi="Consolas"/>
          <w:color w:val="000000"/>
          <w:sz w:val="21"/>
          <w:szCs w:val="21"/>
          <w:rtl w:val="0"/>
        </w:rPr>
        <w:t xml:space="preserve">(enrollmentController.text,</w:t>
      </w:r>
    </w:p>
    <w:p w:rsidR="00000000" w:rsidDel="00000000" w:rsidP="00000000" w:rsidRDefault="00000000" w:rsidRPr="00000000" w14:paraId="000004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nameController.text, projectController.text);</w:t>
      </w:r>
    </w:p>
    <w:p w:rsidR="00000000" w:rsidDel="00000000" w:rsidP="00000000" w:rsidRDefault="00000000" w:rsidRPr="00000000" w14:paraId="000004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'Retrieve 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18</w:t>
      </w: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4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buildTextField</w:t>
      </w:r>
      <w:r w:rsidDel="00000000" w:rsidR="00000000" w:rsidRPr="00000000">
        <w:rPr>
          <w:rFonts w:ascii="Consolas" w:cs="Consolas" w:eastAsia="Consolas" w:hAnsi="Consolas"/>
          <w:color w:val="000000"/>
          <w:sz w:val="21"/>
          <w:szCs w:val="21"/>
          <w:rtl w:val="0"/>
        </w:rPr>
        <w:t xml:space="preserve">(retrieveController, </w:t>
      </w:r>
      <w:r w:rsidDel="00000000" w:rsidR="00000000" w:rsidRPr="00000000">
        <w:rPr>
          <w:rFonts w:ascii="Consolas" w:cs="Consolas" w:eastAsia="Consolas" w:hAnsi="Consolas"/>
          <w:color w:val="a31515"/>
          <w:sz w:val="21"/>
          <w:szCs w:val="21"/>
          <w:rtl w:val="0"/>
        </w:rPr>
        <w:t xml:space="preserve">'Enter Enrollment Number'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buildButton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'Retrieve 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=&gt; </w:t>
      </w:r>
      <w:r w:rsidDel="00000000" w:rsidR="00000000" w:rsidRPr="00000000">
        <w:rPr>
          <w:rFonts w:ascii="Consolas" w:cs="Consolas" w:eastAsia="Consolas" w:hAnsi="Consolas"/>
          <w:color w:val="795e26"/>
          <w:sz w:val="21"/>
          <w:szCs w:val="21"/>
          <w:rtl w:val="0"/>
        </w:rPr>
        <w:t xml:space="preserve">getStudentData</w:t>
      </w:r>
      <w:r w:rsidDel="00000000" w:rsidR="00000000" w:rsidRPr="00000000">
        <w:rPr>
          <w:rFonts w:ascii="Consolas" w:cs="Consolas" w:eastAsia="Consolas" w:hAnsi="Consolas"/>
          <w:color w:val="000000"/>
          <w:sz w:val="21"/>
          <w:szCs w:val="21"/>
          <w:rtl w:val="0"/>
        </w:rPr>
        <w:t xml:space="preserve">(retrieveController.text)),</w:t>
      </w:r>
    </w:p>
    <w:p w:rsidR="00000000" w:rsidDel="00000000" w:rsidP="00000000" w:rsidRDefault="00000000" w:rsidRPr="00000000" w14:paraId="000004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buildButton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'Delete 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=&gt; </w:t>
      </w:r>
      <w:r w:rsidDel="00000000" w:rsidR="00000000" w:rsidRPr="00000000">
        <w:rPr>
          <w:rFonts w:ascii="Consolas" w:cs="Consolas" w:eastAsia="Consolas" w:hAnsi="Consolas"/>
          <w:color w:val="795e26"/>
          <w:sz w:val="21"/>
          <w:szCs w:val="21"/>
          <w:rtl w:val="0"/>
        </w:rPr>
        <w:t xml:space="preserve">deleteStudentData</w:t>
      </w:r>
      <w:r w:rsidDel="00000000" w:rsidR="00000000" w:rsidRPr="00000000">
        <w:rPr>
          <w:rFonts w:ascii="Consolas" w:cs="Consolas" w:eastAsia="Consolas" w:hAnsi="Consolas"/>
          <w:color w:val="000000"/>
          <w:sz w:val="21"/>
          <w:szCs w:val="21"/>
          <w:rtl w:val="0"/>
        </w:rPr>
        <w:t xml:space="preserve">(retrieveController.text)),</w:t>
      </w:r>
    </w:p>
    <w:p w:rsidR="00000000" w:rsidDel="00000000" w:rsidP="00000000" w:rsidRDefault="00000000" w:rsidRPr="00000000" w14:paraId="000004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'Student Details: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studentDetails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 fontWeight: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w:t>
      </w:r>
    </w:p>
    <w:p w:rsidR="00000000" w:rsidDel="00000000" w:rsidP="00000000" w:rsidRDefault="00000000" w:rsidRPr="00000000" w14:paraId="000004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textAlign: </w:t>
      </w:r>
      <w:r w:rsidDel="00000000" w:rsidR="00000000" w:rsidRPr="00000000">
        <w:rPr>
          <w:rFonts w:ascii="Consolas" w:cs="Consolas" w:eastAsia="Consolas" w:hAnsi="Consolas"/>
          <w:color w:val="267f99"/>
          <w:sz w:val="21"/>
          <w:szCs w:val="21"/>
          <w:rtl w:val="0"/>
        </w:rPr>
        <w:t xml:space="preserve">TextAlign</w:t>
      </w:r>
      <w:r w:rsidDel="00000000" w:rsidR="00000000" w:rsidRPr="00000000">
        <w:rPr>
          <w:rFonts w:ascii="Consolas" w:cs="Consolas" w:eastAsia="Consolas" w:hAnsi="Consolas"/>
          <w:color w:val="000000"/>
          <w:sz w:val="21"/>
          <w:szCs w:val="21"/>
          <w:rtl w:val="0"/>
        </w:rPr>
        <w:t xml:space="preserve">.center,</w:t>
      </w:r>
    </w:p>
    <w:p w:rsidR="00000000" w:rsidDel="00000000" w:rsidP="00000000" w:rsidRDefault="00000000" w:rsidRPr="00000000" w14:paraId="000004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buildTextField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TextEditingController</w:t>
      </w:r>
      <w:r w:rsidDel="00000000" w:rsidR="00000000" w:rsidRPr="00000000">
        <w:rPr>
          <w:rFonts w:ascii="Consolas" w:cs="Consolas" w:eastAsia="Consolas" w:hAnsi="Consolas"/>
          <w:color w:val="000000"/>
          <w:sz w:val="21"/>
          <w:szCs w:val="21"/>
          <w:rtl w:val="0"/>
        </w:rPr>
        <w:t xml:space="preserve"> controller,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hintText) {</w:t>
      </w:r>
    </w:p>
    <w:p w:rsidR="00000000" w:rsidDel="00000000" w:rsidP="00000000" w:rsidRDefault="00000000" w:rsidRPr="00000000" w14:paraId="000004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TextField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controller: controller,</w:t>
      </w:r>
    </w:p>
    <w:p w:rsidR="00000000" w:rsidDel="00000000" w:rsidP="00000000" w:rsidRDefault="00000000" w:rsidRPr="00000000" w14:paraId="000004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decoration: </w:t>
      </w:r>
      <w:r w:rsidDel="00000000" w:rsidR="00000000" w:rsidRPr="00000000">
        <w:rPr>
          <w:rFonts w:ascii="Consolas" w:cs="Consolas" w:eastAsia="Consolas" w:hAnsi="Consolas"/>
          <w:color w:val="267f99"/>
          <w:sz w:val="21"/>
          <w:szCs w:val="21"/>
          <w:rtl w:val="0"/>
        </w:rPr>
        <w:t xml:space="preserve">InputDecoration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labelText: hintText,</w:t>
      </w:r>
    </w:p>
    <w:p w:rsidR="00000000" w:rsidDel="00000000" w:rsidP="00000000" w:rsidRDefault="00000000" w:rsidRPr="00000000" w14:paraId="000004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border: </w:t>
      </w:r>
      <w:r w:rsidDel="00000000" w:rsidR="00000000" w:rsidRPr="00000000">
        <w:rPr>
          <w:rFonts w:ascii="Consolas" w:cs="Consolas" w:eastAsia="Consolas" w:hAnsi="Consolas"/>
          <w:color w:val="267f99"/>
          <w:sz w:val="21"/>
          <w:szCs w:val="21"/>
          <w:rtl w:val="0"/>
        </w:rPr>
        <w:t xml:space="preserve">OutlineInputBorder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buildButton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text, </w:t>
      </w:r>
      <w:r w:rsidDel="00000000" w:rsidR="00000000" w:rsidRPr="00000000">
        <w:rPr>
          <w:rFonts w:ascii="Consolas" w:cs="Consolas" w:eastAsia="Consolas" w:hAnsi="Consolas"/>
          <w:color w:val="267f99"/>
          <w:sz w:val="21"/>
          <w:szCs w:val="21"/>
          <w:rtl w:val="0"/>
        </w:rPr>
        <w:t xml:space="preserve">VoidCallback</w:t>
      </w:r>
      <w:r w:rsidDel="00000000" w:rsidR="00000000" w:rsidRPr="00000000">
        <w:rPr>
          <w:rFonts w:ascii="Consolas" w:cs="Consolas" w:eastAsia="Consolas" w:hAnsi="Consolas"/>
          <w:color w:val="000000"/>
          <w:sz w:val="21"/>
          <w:szCs w:val="21"/>
          <w:rtl w:val="0"/>
        </w:rPr>
        <w:t xml:space="preserve"> onPressed) {</w:t>
      </w:r>
    </w:p>
    <w:p w:rsidR="00000000" w:rsidDel="00000000" w:rsidP="00000000" w:rsidRDefault="00000000" w:rsidRPr="00000000" w14:paraId="000004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styleFrom</w:t>
      </w:r>
      <w:r w:rsidDel="00000000" w:rsidR="00000000" w:rsidRPr="00000000">
        <w:rPr>
          <w:rFonts w:ascii="Consolas" w:cs="Consolas" w:eastAsia="Consolas" w:hAnsi="Consolas"/>
          <w:color w:val="000000"/>
          <w:sz w:val="21"/>
          <w:szCs w:val="21"/>
          <w:rtl w:val="0"/>
        </w:rPr>
        <w:t xml:space="preserve">(minimumSize: </w:t>
      </w:r>
      <w:r w:rsidDel="00000000" w:rsidR="00000000" w:rsidRPr="00000000">
        <w:rPr>
          <w:rFonts w:ascii="Consolas" w:cs="Consolas" w:eastAsia="Consolas" w:hAnsi="Consolas"/>
          <w:color w:val="267f99"/>
          <w:sz w:val="21"/>
          <w:szCs w:val="21"/>
          <w:rtl w:val="0"/>
        </w:rPr>
        <w:t xml:space="preserve">Size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.infinity, </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onPressed,</w:t>
      </w:r>
    </w:p>
    <w:p w:rsidR="00000000" w:rsidDel="00000000" w:rsidP="00000000" w:rsidRDefault="00000000" w:rsidRPr="00000000" w14:paraId="000004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(text),</w:t>
      </w:r>
    </w:p>
    <w:p w:rsidR="00000000" w:rsidDel="00000000" w:rsidP="00000000" w:rsidRDefault="00000000" w:rsidRPr="00000000" w14:paraId="000004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8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8F">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90">
      <w:pPr>
        <w:rPr>
          <w:b w:val="1"/>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92">
      <w:pPr>
        <w:jc w:val="center"/>
        <w:rPr/>
      </w:pP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drawing>
          <wp:inline distB="0" distT="0" distL="0" distR="0">
            <wp:extent cx="2575560" cy="4533900"/>
            <wp:effectExtent b="0" l="0" r="0" t="0"/>
            <wp:docPr id="208274219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57556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pStyle w:val="Heading3"/>
        <w:rPr/>
      </w:pPr>
      <w:r w:rsidDel="00000000" w:rsidR="00000000" w:rsidRPr="00000000">
        <w:rPr>
          <w:rtl w:val="0"/>
        </w:rPr>
        <w:t xml:space="preserve">Learning Outcomes:</w:t>
      </w:r>
    </w:p>
    <w:tbl>
      <w:tblPr>
        <w:tblStyle w:val="Table8"/>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95">
            <w:pPr>
              <w:rPr/>
            </w:pPr>
            <w:r w:rsidDel="00000000" w:rsidR="00000000" w:rsidRPr="00000000">
              <w:rPr>
                <w:rtl w:val="0"/>
              </w:rPr>
            </w:r>
          </w:p>
        </w:tc>
      </w:tr>
      <w:tr>
        <w:trPr>
          <w:cantSplit w:val="0"/>
          <w:tblHeader w:val="0"/>
        </w:trPr>
        <w:tc>
          <w:tcPr/>
          <w:p w:rsidR="00000000" w:rsidDel="00000000" w:rsidP="00000000" w:rsidRDefault="00000000" w:rsidRPr="00000000" w14:paraId="00000496">
            <w:pPr>
              <w:rPr/>
            </w:pPr>
            <w:r w:rsidDel="00000000" w:rsidR="00000000" w:rsidRPr="00000000">
              <w:rPr>
                <w:rtl w:val="0"/>
              </w:rPr>
            </w:r>
          </w:p>
        </w:tc>
      </w:tr>
      <w:tr>
        <w:trPr>
          <w:cantSplit w:val="0"/>
          <w:tblHeader w:val="0"/>
        </w:trPr>
        <w:tc>
          <w:tcPr/>
          <w:p w:rsidR="00000000" w:rsidDel="00000000" w:rsidP="00000000" w:rsidRDefault="00000000" w:rsidRPr="00000000" w14:paraId="00000497">
            <w:pPr>
              <w:rPr/>
            </w:pPr>
            <w:r w:rsidDel="00000000" w:rsidR="00000000" w:rsidRPr="00000000">
              <w:rPr>
                <w:rtl w:val="0"/>
              </w:rPr>
            </w:r>
          </w:p>
        </w:tc>
      </w:tr>
      <w:tr>
        <w:trPr>
          <w:cantSplit w:val="0"/>
          <w:tblHeader w:val="0"/>
        </w:trPr>
        <w:tc>
          <w:tcPr/>
          <w:p w:rsidR="00000000" w:rsidDel="00000000" w:rsidP="00000000" w:rsidRDefault="00000000" w:rsidRPr="00000000" w14:paraId="00000498">
            <w:pPr>
              <w:rPr/>
            </w:pPr>
            <w:r w:rsidDel="00000000" w:rsidR="00000000" w:rsidRPr="00000000">
              <w:rPr>
                <w:rtl w:val="0"/>
              </w:rPr>
            </w:r>
          </w:p>
        </w:tc>
      </w:tr>
      <w:tr>
        <w:trPr>
          <w:cantSplit w:val="0"/>
          <w:tblHeader w:val="0"/>
        </w:trPr>
        <w:tc>
          <w:tcPr/>
          <w:p w:rsidR="00000000" w:rsidDel="00000000" w:rsidP="00000000" w:rsidRDefault="00000000" w:rsidRPr="00000000" w14:paraId="00000499">
            <w:pPr>
              <w:rPr/>
            </w:pPr>
            <w:r w:rsidDel="00000000" w:rsidR="00000000" w:rsidRPr="00000000">
              <w:rPr>
                <w:rtl w:val="0"/>
              </w:rPr>
            </w:r>
          </w:p>
        </w:tc>
      </w:tr>
      <w:tr>
        <w:trPr>
          <w:cantSplit w:val="0"/>
          <w:tblHeader w:val="0"/>
        </w:trPr>
        <w:tc>
          <w:tcPr/>
          <w:p w:rsidR="00000000" w:rsidDel="00000000" w:rsidP="00000000" w:rsidRDefault="00000000" w:rsidRPr="00000000" w14:paraId="0000049A">
            <w:pPr>
              <w:rPr/>
            </w:pPr>
            <w:r w:rsidDel="00000000" w:rsidR="00000000" w:rsidRPr="00000000">
              <w:rPr>
                <w:rtl w:val="0"/>
              </w:rPr>
            </w:r>
          </w:p>
        </w:tc>
      </w:tr>
    </w:tbl>
    <w:p w:rsidR="00000000" w:rsidDel="00000000" w:rsidP="00000000" w:rsidRDefault="00000000" w:rsidRPr="00000000" w14:paraId="0000049B">
      <w:pPr>
        <w:rPr>
          <w:b w:val="1"/>
        </w:rPr>
      </w:pPr>
      <w:r w:rsidDel="00000000" w:rsidR="00000000" w:rsidRPr="00000000">
        <w:rPr>
          <w:rtl w:val="0"/>
        </w:rPr>
      </w:r>
    </w:p>
    <w:p w:rsidR="00000000" w:rsidDel="00000000" w:rsidP="00000000" w:rsidRDefault="00000000" w:rsidRPr="00000000" w14:paraId="0000049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9D">
      <w:pPr>
        <w:pStyle w:val="Heading1"/>
        <w:rPr/>
      </w:pPr>
      <w:r w:rsidDel="00000000" w:rsidR="00000000" w:rsidRPr="00000000">
        <w:rPr>
          <w:rtl w:val="0"/>
        </w:rPr>
        <w:t xml:space="preserve">Experiment 8</w:t>
      </w:r>
    </w:p>
    <w:p w:rsidR="00000000" w:rsidDel="00000000" w:rsidP="00000000" w:rsidRDefault="00000000" w:rsidRPr="00000000" w14:paraId="0000049E">
      <w:pPr>
        <w:pStyle w:val="Heading2"/>
        <w:rPr/>
      </w:pPr>
      <w:r w:rsidDel="00000000" w:rsidR="00000000" w:rsidRPr="00000000">
        <w:rPr>
          <w:rtl w:val="0"/>
        </w:rPr>
        <w:t xml:space="preserve">Aim: Create a flutter app using Restful API.</w:t>
      </w:r>
    </w:p>
    <w:p w:rsidR="00000000" w:rsidDel="00000000" w:rsidP="00000000" w:rsidRDefault="00000000" w:rsidRPr="00000000" w14:paraId="0000049F">
      <w:pPr>
        <w:pStyle w:val="Heading3"/>
        <w:rPr/>
      </w:pPr>
      <w:r w:rsidDel="00000000" w:rsidR="00000000" w:rsidRPr="00000000">
        <w:rPr>
          <w:rtl w:val="0"/>
        </w:rPr>
        <w:t xml:space="preserve">Objective:</w:t>
      </w:r>
    </w:p>
    <w:p w:rsidR="00000000" w:rsidDel="00000000" w:rsidP="00000000" w:rsidRDefault="00000000" w:rsidRPr="00000000" w14:paraId="000004A0">
      <w:pPr>
        <w:rPr/>
      </w:pPr>
      <w:r w:rsidDel="00000000" w:rsidR="00000000" w:rsidRPr="00000000">
        <w:rPr>
          <w:rtl w:val="0"/>
        </w:rPr>
        <w:t xml:space="preserve">To develop a cross-platform mobile application using Flutter that integrates with a RESTful API to fetch, display, and manipulate data dynamically, thereby enhancing real-time user interaction and demonstrating effective communication between the frontend and backend services.</w:t>
      </w:r>
    </w:p>
    <w:p w:rsidR="00000000" w:rsidDel="00000000" w:rsidP="00000000" w:rsidRDefault="00000000" w:rsidRPr="00000000" w14:paraId="000004A1">
      <w:pPr>
        <w:pStyle w:val="Heading3"/>
        <w:rPr/>
      </w:pPr>
      <w:r w:rsidDel="00000000" w:rsidR="00000000" w:rsidRPr="00000000">
        <w:rPr>
          <w:rtl w:val="0"/>
        </w:rPr>
        <w:t xml:space="preserve">Theory:</w:t>
      </w:r>
    </w:p>
    <w:p w:rsidR="00000000" w:rsidDel="00000000" w:rsidP="00000000" w:rsidRDefault="00000000" w:rsidRPr="00000000" w14:paraId="000004A2">
      <w:pPr>
        <w:rPr/>
      </w:pPr>
      <w:r w:rsidDel="00000000" w:rsidR="00000000" w:rsidRPr="00000000">
        <w:rPr>
          <w:rtl w:val="0"/>
        </w:rPr>
        <w:t xml:space="preserve">Flutter is an open-source UI software development toolkit created by Google, used to build natively compiled applications for mobile, web, and desktop from a single codebase. It uses Dart as its programming language and provides a rich set of pre-designed widgets to create visually appealing and responsive interfaces.</w:t>
      </w:r>
    </w:p>
    <w:p w:rsidR="00000000" w:rsidDel="00000000" w:rsidP="00000000" w:rsidRDefault="00000000" w:rsidRPr="00000000" w14:paraId="000004A3">
      <w:pPr>
        <w:rPr/>
      </w:pPr>
      <w:r w:rsidDel="00000000" w:rsidR="00000000" w:rsidRPr="00000000">
        <w:rPr>
          <w:rtl w:val="0"/>
        </w:rPr>
        <w:t xml:space="preserve">A </w:t>
      </w:r>
      <w:r w:rsidDel="00000000" w:rsidR="00000000" w:rsidRPr="00000000">
        <w:rPr>
          <w:b w:val="1"/>
          <w:rtl w:val="0"/>
        </w:rPr>
        <w:t xml:space="preserve">RESTful API (Representational State Transfer)</w:t>
      </w:r>
      <w:r w:rsidDel="00000000" w:rsidR="00000000" w:rsidRPr="00000000">
        <w:rPr>
          <w:rtl w:val="0"/>
        </w:rPr>
        <w:t xml:space="preserve"> is an architectural style for designing networked applications. It allows client applications (like mobile apps) to communicate with backend services over HTTP using standard methods such as GET, POST, PUT, and DELETE. These APIs return data typically in JSON format, which can be easily parsed and displayed in a Flutter app.</w:t>
      </w:r>
    </w:p>
    <w:p w:rsidR="00000000" w:rsidDel="00000000" w:rsidP="00000000" w:rsidRDefault="00000000" w:rsidRPr="00000000" w14:paraId="000004A4">
      <w:pPr>
        <w:rPr/>
      </w:pPr>
      <w:r w:rsidDel="00000000" w:rsidR="00000000" w:rsidRPr="00000000">
        <w:rPr>
          <w:rtl w:val="0"/>
        </w:rPr>
        <w:t xml:space="preserve">By integrating a RESTful API in a Flutter app:</w:t>
      </w:r>
    </w:p>
    <w:p w:rsidR="00000000" w:rsidDel="00000000" w:rsidP="00000000" w:rsidRDefault="00000000" w:rsidRPr="00000000" w14:paraId="000004A5">
      <w:pPr>
        <w:numPr>
          <w:ilvl w:val="0"/>
          <w:numId w:val="9"/>
        </w:numPr>
        <w:ind w:left="720" w:hanging="360"/>
        <w:rPr/>
      </w:pPr>
      <w:r w:rsidDel="00000000" w:rsidR="00000000" w:rsidRPr="00000000">
        <w:rPr>
          <w:rtl w:val="0"/>
        </w:rPr>
        <w:t xml:space="preserve">The app becomes dynamic and data-driven.</w:t>
      </w:r>
    </w:p>
    <w:p w:rsidR="00000000" w:rsidDel="00000000" w:rsidP="00000000" w:rsidRDefault="00000000" w:rsidRPr="00000000" w14:paraId="000004A6">
      <w:pPr>
        <w:numPr>
          <w:ilvl w:val="0"/>
          <w:numId w:val="9"/>
        </w:numPr>
        <w:ind w:left="720" w:hanging="360"/>
        <w:rPr/>
      </w:pPr>
      <w:r w:rsidDel="00000000" w:rsidR="00000000" w:rsidRPr="00000000">
        <w:rPr>
          <w:rtl w:val="0"/>
        </w:rPr>
        <w:t xml:space="preserve">Backend data can be retrieved and updated without rebuilding the app.</w:t>
      </w:r>
    </w:p>
    <w:p w:rsidR="00000000" w:rsidDel="00000000" w:rsidP="00000000" w:rsidRDefault="00000000" w:rsidRPr="00000000" w14:paraId="000004A7">
      <w:pPr>
        <w:numPr>
          <w:ilvl w:val="0"/>
          <w:numId w:val="9"/>
        </w:numPr>
        <w:ind w:left="720" w:hanging="360"/>
        <w:rPr/>
      </w:pPr>
      <w:r w:rsidDel="00000000" w:rsidR="00000000" w:rsidRPr="00000000">
        <w:rPr>
          <w:rtl w:val="0"/>
        </w:rPr>
        <w:t xml:space="preserve">Real-time interaction between users and servers can be achieved, improving user experience.</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3"/>
        <w:rPr/>
      </w:pPr>
      <w:r w:rsidDel="00000000" w:rsidR="00000000" w:rsidRPr="00000000">
        <w:rPr>
          <w:rtl w:val="0"/>
        </w:rPr>
        <w:t xml:space="preserve">Code</w:t>
      </w:r>
    </w:p>
    <w:p w:rsidR="00000000" w:rsidDel="00000000" w:rsidP="00000000" w:rsidRDefault="00000000" w:rsidRPr="00000000" w14:paraId="000004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'dart:convert'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'package:http/http.dart'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color w:val="000000"/>
          <w:sz w:val="21"/>
          <w:szCs w:val="21"/>
          <w:rtl w:val="0"/>
        </w:rPr>
        <w:t xml:space="preserve"> http;</w:t>
      </w:r>
    </w:p>
    <w:p w:rsidR="00000000" w:rsidDel="00000000" w:rsidP="00000000" w:rsidRDefault="00000000" w:rsidRPr="00000000" w14:paraId="000004A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4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a31515"/>
          <w:sz w:val="21"/>
          <w:szCs w:val="21"/>
          <w:rtl w:val="0"/>
        </w:rPr>
        <w:t xml:space="preserve">'Flutter REST API Demo'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theme: </w:t>
      </w:r>
      <w:r w:rsidDel="00000000" w:rsidR="00000000" w:rsidRPr="00000000">
        <w:rPr>
          <w:rFonts w:ascii="Consolas" w:cs="Consolas" w:eastAsia="Consolas" w:hAnsi="Consolas"/>
          <w:color w:val="267f99"/>
          <w:sz w:val="21"/>
          <w:szCs w:val="21"/>
          <w:rtl w:val="0"/>
        </w:rPr>
        <w:t xml:space="preserve">ThemeData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primarySwatch: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.deepPurple,</w:t>
      </w:r>
    </w:p>
    <w:p w:rsidR="00000000" w:rsidDel="00000000" w:rsidP="00000000" w:rsidRDefault="00000000" w:rsidRPr="00000000" w14:paraId="000004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colorScheme: </w:t>
      </w:r>
      <w:r w:rsidDel="00000000" w:rsidR="00000000" w:rsidRPr="00000000">
        <w:rPr>
          <w:rFonts w:ascii="Consolas" w:cs="Consolas" w:eastAsia="Consolas" w:hAnsi="Consolas"/>
          <w:color w:val="267f99"/>
          <w:sz w:val="21"/>
          <w:szCs w:val="21"/>
          <w:rtl w:val="0"/>
        </w:rPr>
        <w:t xml:space="preserve">ColorScheme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fromSwatch</w:t>
      </w:r>
      <w:r w:rsidDel="00000000" w:rsidR="00000000" w:rsidRPr="00000000">
        <w:rPr>
          <w:rFonts w:ascii="Consolas" w:cs="Consolas" w:eastAsia="Consolas" w:hAnsi="Consolas"/>
          <w:color w:val="000000"/>
          <w:sz w:val="21"/>
          <w:szCs w:val="21"/>
          <w:rtl w:val="0"/>
        </w:rPr>
        <w:t xml:space="preserve">(primarySwatch: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.deepPurple)</w:t>
      </w:r>
    </w:p>
    <w:p w:rsidR="00000000" w:rsidDel="00000000" w:rsidP="00000000" w:rsidRDefault="00000000" w:rsidRPr="00000000" w14:paraId="000004B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copyWith</w:t>
      </w:r>
      <w:r w:rsidDel="00000000" w:rsidR="00000000" w:rsidRPr="00000000">
        <w:rPr>
          <w:rFonts w:ascii="Consolas" w:cs="Consolas" w:eastAsia="Consolas" w:hAnsi="Consolas"/>
          <w:color w:val="000000"/>
          <w:sz w:val="21"/>
          <w:szCs w:val="21"/>
          <w:rtl w:val="0"/>
        </w:rPr>
        <w:t xml:space="preserve">(secondary: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.orange),</w:t>
      </w:r>
    </w:p>
    <w:p w:rsidR="00000000" w:rsidDel="00000000" w:rsidP="00000000" w:rsidRDefault="00000000" w:rsidRPr="00000000" w14:paraId="000004B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textTheme: </w:t>
      </w:r>
      <w:r w:rsidDel="00000000" w:rsidR="00000000" w:rsidRPr="00000000">
        <w:rPr>
          <w:rFonts w:ascii="Consolas" w:cs="Consolas" w:eastAsia="Consolas" w:hAnsi="Consolas"/>
          <w:color w:val="267f99"/>
          <w:sz w:val="21"/>
          <w:szCs w:val="21"/>
          <w:rtl w:val="0"/>
        </w:rPr>
        <w:t xml:space="preserve">TextTheme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titleMedium: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B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fontWeight:</w:t>
      </w:r>
    </w:p>
    <w:p w:rsidR="00000000" w:rsidDel="00000000" w:rsidP="00000000" w:rsidRDefault="00000000" w:rsidRPr="00000000" w14:paraId="000004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FontWeight</w:t>
      </w:r>
      <w:r w:rsidDel="00000000" w:rsidR="00000000" w:rsidRPr="00000000">
        <w:rPr>
          <w:rFonts w:ascii="Consolas" w:cs="Consolas" w:eastAsia="Consolas" w:hAnsi="Consolas"/>
          <w:color w:val="000000"/>
          <w:sz w:val="21"/>
          <w:szCs w:val="21"/>
          <w:rtl w:val="0"/>
        </w:rPr>
        <w:t xml:space="preserve">.bold), </w:t>
      </w:r>
      <w:r w:rsidDel="00000000" w:rsidR="00000000" w:rsidRPr="00000000">
        <w:rPr>
          <w:rFonts w:ascii="Consolas" w:cs="Consolas" w:eastAsia="Consolas" w:hAnsi="Consolas"/>
          <w:color w:val="008000"/>
          <w:sz w:val="21"/>
          <w:szCs w:val="21"/>
          <w:rtl w:val="0"/>
        </w:rPr>
        <w:t xml:space="preserve">// Replaced headline5 with titleMedium</w:t>
      </w:r>
      <w:r w:rsidDel="00000000" w:rsidR="00000000" w:rsidRPr="00000000">
        <w:rPr>
          <w:rtl w:val="0"/>
        </w:rPr>
      </w:r>
    </w:p>
    <w:p w:rsidR="00000000" w:rsidDel="00000000" w:rsidP="00000000" w:rsidRDefault="00000000" w:rsidRPr="00000000" w14:paraId="000004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bodyLarge: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.black87), </w:t>
      </w:r>
      <w:r w:rsidDel="00000000" w:rsidR="00000000" w:rsidRPr="00000000">
        <w:rPr>
          <w:rFonts w:ascii="Consolas" w:cs="Consolas" w:eastAsia="Consolas" w:hAnsi="Consolas"/>
          <w:color w:val="008000"/>
          <w:sz w:val="21"/>
          <w:szCs w:val="21"/>
          <w:rtl w:val="0"/>
        </w:rPr>
        <w:t xml:space="preserve">// Replaced bodyText1 with bodyLarge</w:t>
      </w:r>
      <w:r w:rsidDel="00000000" w:rsidR="00000000" w:rsidRPr="00000000">
        <w:rPr>
          <w:rtl w:val="0"/>
        </w:rPr>
      </w:r>
    </w:p>
    <w:p w:rsidR="00000000" w:rsidDel="00000000" w:rsidP="00000000" w:rsidRDefault="00000000" w:rsidRPr="00000000" w14:paraId="000004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scaffoldBackgroundColor: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.grey[</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StatefulWidget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_MyHomePageState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createState</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267f99"/>
          <w:sz w:val="21"/>
          <w:szCs w:val="21"/>
          <w:rtl w:val="0"/>
        </w:rPr>
        <w:t xml:space="preserve">_MyHomePageState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C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_MyHomePageState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MyHomePage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dynamic</w:t>
      </w:r>
      <w:r w:rsidDel="00000000" w:rsidR="00000000" w:rsidRPr="00000000">
        <w:rPr>
          <w:rFonts w:ascii="Consolas" w:cs="Consolas" w:eastAsia="Consolas" w:hAnsi="Consolas"/>
          <w:color w:val="000000"/>
          <w:sz w:val="21"/>
          <w:szCs w:val="21"/>
          <w:rtl w:val="0"/>
        </w:rPr>
        <w:t xml:space="preserve">&gt; _data = [];</w:t>
      </w:r>
    </w:p>
    <w:p w:rsidR="00000000" w:rsidDel="00000000" w:rsidP="00000000" w:rsidRDefault="00000000" w:rsidRPr="00000000" w14:paraId="000004D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bool</w:t>
      </w:r>
      <w:r w:rsidDel="00000000" w:rsidR="00000000" w:rsidRPr="00000000">
        <w:rPr>
          <w:rFonts w:ascii="Consolas" w:cs="Consolas" w:eastAsia="Consolas" w:hAnsi="Consolas"/>
          <w:color w:val="000000"/>
          <w:sz w:val="21"/>
          <w:szCs w:val="21"/>
          <w:rtl w:val="0"/>
        </w:rPr>
        <w:t xml:space="preserve"> _isLoading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_errorMessage;</w:t>
      </w:r>
    </w:p>
    <w:p w:rsidR="00000000" w:rsidDel="00000000" w:rsidP="00000000" w:rsidRDefault="00000000" w:rsidRPr="00000000" w14:paraId="000004D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fetchData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Future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fetchData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async</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_isLoading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_errorMessage =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000000"/>
          <w:sz w:val="21"/>
          <w:szCs w:val="21"/>
          <w:rtl w:val="0"/>
        </w:rPr>
        <w:t xml:space="preserve"> response = </w:t>
      </w:r>
      <w:r w:rsidDel="00000000" w:rsidR="00000000" w:rsidRPr="00000000">
        <w:rPr>
          <w:rFonts w:ascii="Consolas" w:cs="Consolas" w:eastAsia="Consolas" w:hAnsi="Consolas"/>
          <w:color w:val="af00db"/>
          <w:sz w:val="21"/>
          <w:szCs w:val="21"/>
          <w:rtl w:val="0"/>
        </w:rPr>
        <w:t xml:space="preserve">await</w:t>
      </w:r>
      <w:r w:rsidDel="00000000" w:rsidR="00000000" w:rsidRPr="00000000">
        <w:rPr>
          <w:rFonts w:ascii="Consolas" w:cs="Consolas" w:eastAsia="Consolas" w:hAnsi="Consolas"/>
          <w:color w:val="000000"/>
          <w:sz w:val="21"/>
          <w:szCs w:val="21"/>
          <w:rtl w:val="0"/>
        </w:rPr>
        <w:t xml:space="preserve"> http</w:t>
      </w:r>
    </w:p>
    <w:p w:rsidR="00000000" w:rsidDel="00000000" w:rsidP="00000000" w:rsidRDefault="00000000" w:rsidRPr="00000000" w14:paraId="000004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Uri</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'https://jsonplaceholder.typicode.com/posts'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(response.statusCode == </w:t>
      </w:r>
      <w:r w:rsidDel="00000000" w:rsidR="00000000" w:rsidRPr="00000000">
        <w:rPr>
          <w:rFonts w:ascii="Consolas" w:cs="Consolas" w:eastAsia="Consolas" w:hAnsi="Consolas"/>
          <w:color w:val="098658"/>
          <w:sz w:val="21"/>
          <w:szCs w:val="21"/>
          <w:rtl w:val="0"/>
        </w:rPr>
        <w:t xml:space="preserve">200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_data = json.</w:t>
      </w:r>
      <w:r w:rsidDel="00000000" w:rsidR="00000000" w:rsidRPr="00000000">
        <w:rPr>
          <w:rFonts w:ascii="Consolas" w:cs="Consolas" w:eastAsia="Consolas" w:hAnsi="Consolas"/>
          <w:color w:val="795e26"/>
          <w:sz w:val="21"/>
          <w:szCs w:val="21"/>
          <w:rtl w:val="0"/>
        </w:rPr>
        <w:t xml:space="preserve">decode</w:t>
      </w:r>
      <w:r w:rsidDel="00000000" w:rsidR="00000000" w:rsidRPr="00000000">
        <w:rPr>
          <w:rFonts w:ascii="Consolas" w:cs="Consolas" w:eastAsia="Consolas" w:hAnsi="Consolas"/>
          <w:color w:val="000000"/>
          <w:sz w:val="21"/>
          <w:szCs w:val="21"/>
          <w:rtl w:val="0"/>
        </w:rPr>
        <w:t xml:space="preserve">(response.body);</w:t>
      </w:r>
    </w:p>
    <w:p w:rsidR="00000000" w:rsidDel="00000000" w:rsidP="00000000" w:rsidRDefault="00000000" w:rsidRPr="00000000" w14:paraId="000004E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_errorMessage = </w:t>
      </w:r>
      <w:r w:rsidDel="00000000" w:rsidR="00000000" w:rsidRPr="00000000">
        <w:rPr>
          <w:rFonts w:ascii="Consolas" w:cs="Consolas" w:eastAsia="Consolas" w:hAnsi="Consolas"/>
          <w:color w:val="a31515"/>
          <w:sz w:val="21"/>
          <w:szCs w:val="21"/>
          <w:rtl w:val="0"/>
        </w:rPr>
        <w:t xml:space="preserve">'Failed to load data. Please try again later.'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(e) {</w:t>
      </w:r>
    </w:p>
    <w:p w:rsidR="00000000" w:rsidDel="00000000" w:rsidP="00000000" w:rsidRDefault="00000000" w:rsidRPr="00000000" w14:paraId="000004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_errorMessage = </w:t>
      </w:r>
      <w:r w:rsidDel="00000000" w:rsidR="00000000" w:rsidRPr="00000000">
        <w:rPr>
          <w:rFonts w:ascii="Consolas" w:cs="Consolas" w:eastAsia="Consolas" w:hAnsi="Consolas"/>
          <w:color w:val="a31515"/>
          <w:sz w:val="21"/>
          <w:szCs w:val="21"/>
          <w:rtl w:val="0"/>
        </w:rPr>
        <w:t xml:space="preserve">'An error occurred. Please check your connection.'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finally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_isLoading =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4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4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'Flutter REST API Demo'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_isLoading</w:t>
      </w:r>
    </w:p>
    <w:p w:rsidR="00000000" w:rsidDel="00000000" w:rsidP="00000000" w:rsidRDefault="00000000" w:rsidRPr="00000000" w14:paraId="000004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(child: </w:t>
      </w:r>
      <w:r w:rsidDel="00000000" w:rsidR="00000000" w:rsidRPr="00000000">
        <w:rPr>
          <w:rFonts w:ascii="Consolas" w:cs="Consolas" w:eastAsia="Consolas" w:hAnsi="Consolas"/>
          <w:color w:val="267f99"/>
          <w:sz w:val="21"/>
          <w:szCs w:val="21"/>
          <w:rtl w:val="0"/>
        </w:rPr>
        <w:t xml:space="preserve">CircularProgressIndicator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_errorMessage != </w:t>
      </w:r>
      <w:r w:rsidDel="00000000" w:rsidR="00000000" w:rsidRPr="00000000">
        <w:rPr>
          <w:rFonts w:ascii="Consolas" w:cs="Consolas" w:eastAsia="Consolas" w:hAnsi="Consolas"/>
          <w:color w:val="0000ff"/>
          <w:sz w:val="21"/>
          <w:szCs w:val="21"/>
          <w:rtl w:val="0"/>
        </w:rPr>
        <w:t xml:space="preserve">null</w:t>
      </w:r>
      <w:r w:rsidDel="00000000" w:rsidR="00000000" w:rsidRPr="00000000">
        <w:rPr>
          <w:rtl w:val="0"/>
        </w:rPr>
      </w:r>
    </w:p>
    <w:p w:rsidR="00000000" w:rsidDel="00000000" w:rsidP="00000000" w:rsidRDefault="00000000" w:rsidRPr="00000000" w14:paraId="000005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(_errorMessage!,</w:t>
      </w:r>
    </w:p>
    <w:p w:rsidR="00000000" w:rsidDel="00000000" w:rsidP="00000000" w:rsidRDefault="00000000" w:rsidRPr="00000000" w14:paraId="000005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(color: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.red, fontSize: </w:t>
      </w:r>
      <w:r w:rsidDel="00000000" w:rsidR="00000000" w:rsidRPr="00000000">
        <w:rPr>
          <w:rFonts w:ascii="Consolas" w:cs="Consolas" w:eastAsia="Consolas" w:hAnsi="Consolas"/>
          <w:color w:val="098658"/>
          <w:sz w:val="21"/>
          <w:szCs w:val="21"/>
          <w:rtl w:val="0"/>
        </w:rPr>
        <w:t xml:space="preserve">18</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267f99"/>
          <w:sz w:val="21"/>
          <w:szCs w:val="21"/>
          <w:rtl w:val="0"/>
        </w:rPr>
        <w:t xml:space="preserve">ListView</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builder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itemCount: _data.length,</w:t>
      </w:r>
    </w:p>
    <w:p w:rsidR="00000000" w:rsidDel="00000000" w:rsidP="00000000" w:rsidRDefault="00000000" w:rsidRPr="00000000" w14:paraId="000005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itemBuilder: (</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index) {</w:t>
      </w:r>
    </w:p>
    <w:p w:rsidR="00000000" w:rsidDel="00000000" w:rsidP="00000000" w:rsidRDefault="00000000" w:rsidRPr="00000000" w14:paraId="000005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Card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margin: </w:t>
      </w:r>
      <w:r w:rsidDel="00000000" w:rsidR="00000000" w:rsidRPr="00000000">
        <w:rPr>
          <w:rFonts w:ascii="Consolas" w:cs="Consolas" w:eastAsia="Consolas" w:hAnsi="Consolas"/>
          <w:color w:val="267f99"/>
          <w:sz w:val="21"/>
          <w:szCs w:val="21"/>
          <w:rtl w:val="0"/>
        </w:rPr>
        <w:t xml:space="preserve">EdgeInsets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symmetric</w:t>
      </w:r>
      <w:r w:rsidDel="00000000" w:rsidR="00000000" w:rsidRPr="00000000">
        <w:rPr>
          <w:rFonts w:ascii="Consolas" w:cs="Consolas" w:eastAsia="Consolas" w:hAnsi="Consolas"/>
          <w:color w:val="000000"/>
          <w:sz w:val="21"/>
          <w:szCs w:val="21"/>
          <w:rtl w:val="0"/>
        </w:rPr>
        <w:t xml:space="preserve">(vertical: </w:t>
      </w:r>
      <w:r w:rsidDel="00000000" w:rsidR="00000000" w:rsidRPr="00000000">
        <w:rPr>
          <w:rFonts w:ascii="Consolas" w:cs="Consolas" w:eastAsia="Consolas" w:hAnsi="Consolas"/>
          <w:color w:val="098658"/>
          <w:sz w:val="21"/>
          <w:szCs w:val="21"/>
          <w:rtl w:val="0"/>
        </w:rPr>
        <w:t xml:space="preserve">8</w:t>
      </w:r>
      <w:r w:rsidDel="00000000" w:rsidR="00000000" w:rsidRPr="00000000">
        <w:rPr>
          <w:rFonts w:ascii="Consolas" w:cs="Consolas" w:eastAsia="Consolas" w:hAnsi="Consolas"/>
          <w:color w:val="000000"/>
          <w:sz w:val="21"/>
          <w:szCs w:val="21"/>
          <w:rtl w:val="0"/>
        </w:rPr>
        <w:t xml:space="preserve">, horizontal: </w:t>
      </w:r>
      <w:r w:rsidDel="00000000" w:rsidR="00000000" w:rsidRPr="00000000">
        <w:rPr>
          <w:rFonts w:ascii="Consolas" w:cs="Consolas" w:eastAsia="Consolas" w:hAnsi="Consolas"/>
          <w:color w:val="098658"/>
          <w:sz w:val="21"/>
          <w:szCs w:val="21"/>
          <w:rtl w:val="0"/>
        </w:rPr>
        <w:t xml:space="preserve">12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elevation: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shape: </w:t>
      </w:r>
      <w:r w:rsidDel="00000000" w:rsidR="00000000" w:rsidRPr="00000000">
        <w:rPr>
          <w:rFonts w:ascii="Consolas" w:cs="Consolas" w:eastAsia="Consolas" w:hAnsi="Consolas"/>
          <w:color w:val="267f99"/>
          <w:sz w:val="21"/>
          <w:szCs w:val="21"/>
          <w:rtl w:val="0"/>
        </w:rPr>
        <w:t xml:space="preserve">RoundedRectangleBorder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borderRadius: </w:t>
      </w:r>
      <w:r w:rsidDel="00000000" w:rsidR="00000000" w:rsidRPr="00000000">
        <w:rPr>
          <w:rFonts w:ascii="Consolas" w:cs="Consolas" w:eastAsia="Consolas" w:hAnsi="Consolas"/>
          <w:color w:val="267f99"/>
          <w:sz w:val="21"/>
          <w:szCs w:val="21"/>
          <w:rtl w:val="0"/>
        </w:rPr>
        <w:t xml:space="preserve">BorderRadius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circular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ListTile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contentPadding: </w:t>
      </w:r>
      <w:r w:rsidDel="00000000" w:rsidR="00000000" w:rsidRPr="00000000">
        <w:rPr>
          <w:rFonts w:ascii="Consolas" w:cs="Consolas" w:eastAsia="Consolas" w:hAnsi="Consolas"/>
          <w:color w:val="267f99"/>
          <w:sz w:val="21"/>
          <w:szCs w:val="21"/>
          <w:rtl w:val="0"/>
        </w:rPr>
        <w:t xml:space="preserve">EdgeInsets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all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_data[index][</w:t>
      </w:r>
      <w:r w:rsidDel="00000000" w:rsidR="00000000" w:rsidRPr="00000000">
        <w:rPr>
          <w:rFonts w:ascii="Consolas" w:cs="Consolas" w:eastAsia="Consolas" w:hAnsi="Consolas"/>
          <w:color w:val="a31515"/>
          <w:sz w:val="21"/>
          <w:szCs w:val="21"/>
          <w:rtl w:val="0"/>
        </w:rPr>
        <w:t xml:space="preserve">'title'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Theme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p>
    <w:p w:rsidR="00000000" w:rsidDel="00000000" w:rsidP="00000000" w:rsidRDefault="00000000" w:rsidRPr="00000000" w14:paraId="000005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.textTheme</w:t>
      </w:r>
    </w:p>
    <w:p w:rsidR="00000000" w:rsidDel="00000000" w:rsidP="00000000" w:rsidRDefault="00000000" w:rsidRPr="00000000" w14:paraId="000005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.titleMedium, </w:t>
      </w:r>
      <w:r w:rsidDel="00000000" w:rsidR="00000000" w:rsidRPr="00000000">
        <w:rPr>
          <w:rFonts w:ascii="Consolas" w:cs="Consolas" w:eastAsia="Consolas" w:hAnsi="Consolas"/>
          <w:color w:val="008000"/>
          <w:sz w:val="21"/>
          <w:szCs w:val="21"/>
          <w:rtl w:val="0"/>
        </w:rPr>
        <w:t xml:space="preserve">// Use titleMedium</w:t>
      </w:r>
      <w:r w:rsidDel="00000000" w:rsidR="00000000" w:rsidRPr="00000000">
        <w:rPr>
          <w:rtl w:val="0"/>
        </w:rPr>
      </w:r>
    </w:p>
    <w:p w:rsidR="00000000" w:rsidDel="00000000" w:rsidP="00000000" w:rsidRDefault="00000000" w:rsidRPr="00000000" w14:paraId="000005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subtitle: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_data[index][</w:t>
      </w:r>
      <w:r w:rsidDel="00000000" w:rsidR="00000000" w:rsidRPr="00000000">
        <w:rPr>
          <w:rFonts w:ascii="Consolas" w:cs="Consolas" w:eastAsia="Consolas" w:hAnsi="Consolas"/>
          <w:color w:val="a31515"/>
          <w:sz w:val="21"/>
          <w:szCs w:val="21"/>
          <w:rtl w:val="0"/>
        </w:rPr>
        <w:t xml:space="preserve">'body'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Theme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of</w:t>
      </w:r>
      <w:r w:rsidDel="00000000" w:rsidR="00000000" w:rsidRPr="00000000">
        <w:rPr>
          <w:rFonts w:ascii="Consolas" w:cs="Consolas" w:eastAsia="Consolas" w:hAnsi="Consolas"/>
          <w:color w:val="000000"/>
          <w:sz w:val="21"/>
          <w:szCs w:val="21"/>
          <w:rtl w:val="0"/>
        </w:rPr>
        <w:t xml:space="preserve">(context)</w:t>
      </w:r>
    </w:p>
    <w:p w:rsidR="00000000" w:rsidDel="00000000" w:rsidP="00000000" w:rsidRDefault="00000000" w:rsidRPr="00000000" w14:paraId="000005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.textTheme</w:t>
      </w:r>
    </w:p>
    <w:p w:rsidR="00000000" w:rsidDel="00000000" w:rsidP="00000000" w:rsidRDefault="00000000" w:rsidRPr="00000000" w14:paraId="000005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.bodyLarge, </w:t>
      </w:r>
      <w:r w:rsidDel="00000000" w:rsidR="00000000" w:rsidRPr="00000000">
        <w:rPr>
          <w:rFonts w:ascii="Consolas" w:cs="Consolas" w:eastAsia="Consolas" w:hAnsi="Consolas"/>
          <w:color w:val="008000"/>
          <w:sz w:val="21"/>
          <w:szCs w:val="21"/>
          <w:rtl w:val="0"/>
        </w:rPr>
        <w:t xml:space="preserve">// Use bodyLarge</w:t>
      </w:r>
      <w:r w:rsidDel="00000000" w:rsidR="00000000" w:rsidRPr="00000000">
        <w:rPr>
          <w:rtl w:val="0"/>
        </w:rPr>
      </w:r>
    </w:p>
    <w:p w:rsidR="00000000" w:rsidDel="00000000" w:rsidP="00000000" w:rsidRDefault="00000000" w:rsidRPr="00000000" w14:paraId="000005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maxLines: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overflow: </w:t>
      </w:r>
      <w:r w:rsidDel="00000000" w:rsidR="00000000" w:rsidRPr="00000000">
        <w:rPr>
          <w:rFonts w:ascii="Consolas" w:cs="Consolas" w:eastAsia="Consolas" w:hAnsi="Consolas"/>
          <w:color w:val="267f99"/>
          <w:sz w:val="21"/>
          <w:szCs w:val="21"/>
          <w:rtl w:val="0"/>
        </w:rPr>
        <w:t xml:space="preserve">TextOverflow</w:t>
      </w:r>
      <w:r w:rsidDel="00000000" w:rsidR="00000000" w:rsidRPr="00000000">
        <w:rPr>
          <w:rFonts w:ascii="Consolas" w:cs="Consolas" w:eastAsia="Consolas" w:hAnsi="Consolas"/>
          <w:color w:val="000000"/>
          <w:sz w:val="21"/>
          <w:szCs w:val="21"/>
          <w:rtl w:val="0"/>
        </w:rPr>
        <w:t xml:space="preserve">.ellipsis,</w:t>
      </w:r>
    </w:p>
    <w:p w:rsidR="00000000" w:rsidDel="00000000" w:rsidP="00000000" w:rsidRDefault="00000000" w:rsidRPr="00000000" w14:paraId="000005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24">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25">
      <w:pPr>
        <w:pStyle w:val="Heading3"/>
        <w:rPr/>
      </w:pPr>
      <w:r w:rsidDel="00000000" w:rsidR="00000000" w:rsidRPr="00000000">
        <w:rPr>
          <w:rtl w:val="0"/>
        </w:rPr>
        <w:t xml:space="preserve">Output</w:t>
      </w:r>
    </w:p>
    <w:p w:rsidR="00000000" w:rsidDel="00000000" w:rsidP="00000000" w:rsidRDefault="00000000" w:rsidRPr="00000000" w14:paraId="00000526">
      <w:pPr>
        <w:jc w:val="center"/>
        <w:rPr>
          <w:b w:val="1"/>
        </w:rPr>
      </w:pPr>
      <w:r w:rsidDel="00000000" w:rsidR="00000000" w:rsidRPr="00000000">
        <w:rPr>
          <w:b w:val="1"/>
        </w:rPr>
        <w:drawing>
          <wp:inline distB="0" distT="0" distL="0" distR="0">
            <wp:extent cx="2133600" cy="3924300"/>
            <wp:effectExtent b="0" l="0" r="0" t="0"/>
            <wp:docPr id="208274219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13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pStyle w:val="Heading3"/>
        <w:rPr/>
      </w:pPr>
      <w:r w:rsidDel="00000000" w:rsidR="00000000" w:rsidRPr="00000000">
        <w:rPr>
          <w:rtl w:val="0"/>
        </w:rPr>
        <w:t xml:space="preserve">Learning Outcomes:</w:t>
      </w:r>
    </w:p>
    <w:tbl>
      <w:tblPr>
        <w:tblStyle w:val="Table9"/>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28">
            <w:pPr>
              <w:rPr/>
            </w:pPr>
            <w:r w:rsidDel="00000000" w:rsidR="00000000" w:rsidRPr="00000000">
              <w:rPr>
                <w:rtl w:val="0"/>
              </w:rPr>
            </w:r>
          </w:p>
        </w:tc>
      </w:tr>
      <w:tr>
        <w:trPr>
          <w:cantSplit w:val="0"/>
          <w:tblHeader w:val="0"/>
        </w:trPr>
        <w:tc>
          <w:tcPr/>
          <w:p w:rsidR="00000000" w:rsidDel="00000000" w:rsidP="00000000" w:rsidRDefault="00000000" w:rsidRPr="00000000" w14:paraId="00000529">
            <w:pPr>
              <w:rPr/>
            </w:pPr>
            <w:r w:rsidDel="00000000" w:rsidR="00000000" w:rsidRPr="00000000">
              <w:rPr>
                <w:rtl w:val="0"/>
              </w:rPr>
            </w:r>
          </w:p>
        </w:tc>
      </w:tr>
      <w:tr>
        <w:trPr>
          <w:cantSplit w:val="0"/>
          <w:tblHeader w:val="0"/>
        </w:trPr>
        <w:tc>
          <w:tcPr/>
          <w:p w:rsidR="00000000" w:rsidDel="00000000" w:rsidP="00000000" w:rsidRDefault="00000000" w:rsidRPr="00000000" w14:paraId="0000052A">
            <w:pPr>
              <w:rPr/>
            </w:pPr>
            <w:r w:rsidDel="00000000" w:rsidR="00000000" w:rsidRPr="00000000">
              <w:rPr>
                <w:rtl w:val="0"/>
              </w:rPr>
            </w:r>
          </w:p>
        </w:tc>
      </w:tr>
      <w:tr>
        <w:trPr>
          <w:cantSplit w:val="0"/>
          <w:tblHeader w:val="0"/>
        </w:trPr>
        <w:tc>
          <w:tcPr/>
          <w:p w:rsidR="00000000" w:rsidDel="00000000" w:rsidP="00000000" w:rsidRDefault="00000000" w:rsidRPr="00000000" w14:paraId="0000052B">
            <w:pPr>
              <w:rPr/>
            </w:pP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r>
          </w:p>
        </w:tc>
      </w:tr>
      <w:tr>
        <w:trPr>
          <w:cantSplit w:val="0"/>
          <w:tblHeader w:val="0"/>
        </w:trPr>
        <w:tc>
          <w:tcPr/>
          <w:p w:rsidR="00000000" w:rsidDel="00000000" w:rsidP="00000000" w:rsidRDefault="00000000" w:rsidRPr="00000000" w14:paraId="0000052D">
            <w:pPr>
              <w:rPr/>
            </w:pPr>
            <w:r w:rsidDel="00000000" w:rsidR="00000000" w:rsidRPr="00000000">
              <w:rPr>
                <w:rtl w:val="0"/>
              </w:rPr>
            </w:r>
          </w:p>
        </w:tc>
      </w:tr>
    </w:tbl>
    <w:p w:rsidR="00000000" w:rsidDel="00000000" w:rsidP="00000000" w:rsidRDefault="00000000" w:rsidRPr="00000000" w14:paraId="0000052E">
      <w:pPr>
        <w:rPr>
          <w:b w:val="1"/>
        </w:rPr>
      </w:pPr>
      <w:r w:rsidDel="00000000" w:rsidR="00000000" w:rsidRPr="00000000">
        <w:rPr>
          <w:rtl w:val="0"/>
        </w:rPr>
      </w:r>
    </w:p>
    <w:p w:rsidR="00000000" w:rsidDel="00000000" w:rsidP="00000000" w:rsidRDefault="00000000" w:rsidRPr="00000000" w14:paraId="0000052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0">
      <w:pPr>
        <w:pStyle w:val="Heading1"/>
        <w:rPr/>
      </w:pPr>
      <w:r w:rsidDel="00000000" w:rsidR="00000000" w:rsidRPr="00000000">
        <w:rPr>
          <w:rtl w:val="0"/>
        </w:rPr>
        <w:t xml:space="preserve">Experiment 9</w:t>
      </w:r>
    </w:p>
    <w:p w:rsidR="00000000" w:rsidDel="00000000" w:rsidP="00000000" w:rsidRDefault="00000000" w:rsidRPr="00000000" w14:paraId="00000531">
      <w:pPr>
        <w:pStyle w:val="Heading2"/>
        <w:rPr/>
      </w:pPr>
      <w:r w:rsidDel="00000000" w:rsidR="00000000" w:rsidRPr="00000000">
        <w:rPr>
          <w:rtl w:val="0"/>
        </w:rPr>
        <w:t xml:space="preserve">Aim: To create a Flutter application that captures and displays real-time accelerometer sensor data using the sensors_plus package.</w:t>
      </w:r>
    </w:p>
    <w:p w:rsidR="00000000" w:rsidDel="00000000" w:rsidP="00000000" w:rsidRDefault="00000000" w:rsidRPr="00000000" w14:paraId="00000532">
      <w:pPr>
        <w:pStyle w:val="Heading3"/>
        <w:rPr/>
      </w:pPr>
      <w:r w:rsidDel="00000000" w:rsidR="00000000" w:rsidRPr="00000000">
        <w:rPr>
          <w:rtl w:val="0"/>
        </w:rPr>
        <w:t xml:space="preserve">Objective:</w:t>
      </w:r>
    </w:p>
    <w:p w:rsidR="00000000" w:rsidDel="00000000" w:rsidP="00000000" w:rsidRDefault="00000000" w:rsidRPr="00000000" w14:paraId="00000533">
      <w:pPr>
        <w:numPr>
          <w:ilvl w:val="0"/>
          <w:numId w:val="10"/>
        </w:numPr>
        <w:ind w:left="360" w:hanging="360"/>
        <w:rPr/>
      </w:pPr>
      <w:r w:rsidDel="00000000" w:rsidR="00000000" w:rsidRPr="00000000">
        <w:rPr>
          <w:rtl w:val="0"/>
        </w:rPr>
        <w:t xml:space="preserve">To understand how to access and use hardware sensors in a mobile device through Flutter.</w:t>
      </w:r>
    </w:p>
    <w:p w:rsidR="00000000" w:rsidDel="00000000" w:rsidP="00000000" w:rsidRDefault="00000000" w:rsidRPr="00000000" w14:paraId="00000534">
      <w:pPr>
        <w:numPr>
          <w:ilvl w:val="0"/>
          <w:numId w:val="10"/>
        </w:numPr>
        <w:ind w:left="360" w:hanging="360"/>
        <w:rPr/>
      </w:pPr>
      <w:r w:rsidDel="00000000" w:rsidR="00000000" w:rsidRPr="00000000">
        <w:rPr>
          <w:rtl w:val="0"/>
        </w:rPr>
        <w:t xml:space="preserve">To subscribe to and handle real-time accelerometer events.</w:t>
      </w:r>
    </w:p>
    <w:p w:rsidR="00000000" w:rsidDel="00000000" w:rsidP="00000000" w:rsidRDefault="00000000" w:rsidRPr="00000000" w14:paraId="00000535">
      <w:pPr>
        <w:numPr>
          <w:ilvl w:val="0"/>
          <w:numId w:val="10"/>
        </w:numPr>
        <w:ind w:left="360" w:hanging="360"/>
        <w:rPr/>
      </w:pPr>
      <w:r w:rsidDel="00000000" w:rsidR="00000000" w:rsidRPr="00000000">
        <w:rPr>
          <w:rtl w:val="0"/>
        </w:rPr>
        <w:t xml:space="preserve">To display the current X, Y, and Z axis values of the device’s motion in a user-friendly UI.</w:t>
      </w:r>
    </w:p>
    <w:p w:rsidR="00000000" w:rsidDel="00000000" w:rsidP="00000000" w:rsidRDefault="00000000" w:rsidRPr="00000000" w14:paraId="00000536">
      <w:pPr>
        <w:numPr>
          <w:ilvl w:val="0"/>
          <w:numId w:val="10"/>
        </w:numPr>
        <w:ind w:left="360" w:hanging="360"/>
        <w:rPr/>
      </w:pPr>
      <w:r w:rsidDel="00000000" w:rsidR="00000000" w:rsidRPr="00000000">
        <w:rPr>
          <w:rtl w:val="0"/>
        </w:rPr>
        <w:t xml:space="preserve">To practice proper subscription and disposal of sensor streams to manage memory efficiently.</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3"/>
        <w:spacing w:after="0" w:lineRule="auto"/>
        <w:rPr/>
      </w:pPr>
      <w:r w:rsidDel="00000000" w:rsidR="00000000" w:rsidRPr="00000000">
        <w:rPr>
          <w:rtl w:val="0"/>
        </w:rPr>
        <w:t xml:space="preserve">Theory</w:t>
      </w:r>
    </w:p>
    <w:p w:rsidR="00000000" w:rsidDel="00000000" w:rsidP="00000000" w:rsidRDefault="00000000" w:rsidRPr="00000000" w14:paraId="00000539">
      <w:pPr>
        <w:rPr/>
      </w:pPr>
      <w:r w:rsidDel="00000000" w:rsidR="00000000" w:rsidRPr="00000000">
        <w:rPr>
          <w:rtl w:val="0"/>
        </w:rPr>
        <w:t xml:space="preserve">The </w:t>
      </w:r>
      <w:r w:rsidDel="00000000" w:rsidR="00000000" w:rsidRPr="00000000">
        <w:rPr>
          <w:b w:val="1"/>
          <w:rtl w:val="0"/>
        </w:rPr>
        <w:t xml:space="preserve">accelerometer</w:t>
      </w:r>
      <w:r w:rsidDel="00000000" w:rsidR="00000000" w:rsidRPr="00000000">
        <w:rPr>
          <w:rtl w:val="0"/>
        </w:rPr>
        <w:t xml:space="preserve"> is a hardware sensor used in mobile devices to measure the acceleration force applied to the device along the X, Y, and Z axes. This force can be due to gravity or movement and is useful in a variety of applications such as motion detection, orientation changes, and step counting.</w:t>
      </w:r>
    </w:p>
    <w:p w:rsidR="00000000" w:rsidDel="00000000" w:rsidP="00000000" w:rsidRDefault="00000000" w:rsidRPr="00000000" w14:paraId="0000053A">
      <w:pPr>
        <w:rPr/>
      </w:pPr>
      <w:r w:rsidDel="00000000" w:rsidR="00000000" w:rsidRPr="00000000">
        <w:rPr>
          <w:rtl w:val="0"/>
        </w:rPr>
        <w:t xml:space="preserve">In Flutter, the sensors_plus package provides easy access to device sensors including the </w:t>
      </w:r>
      <w:r w:rsidDel="00000000" w:rsidR="00000000" w:rsidRPr="00000000">
        <w:rPr>
          <w:b w:val="1"/>
          <w:rtl w:val="0"/>
        </w:rPr>
        <w:t xml:space="preserve">accelerometer</w:t>
      </w:r>
      <w:r w:rsidDel="00000000" w:rsidR="00000000" w:rsidRPr="00000000">
        <w:rPr>
          <w:rtl w:val="0"/>
        </w:rPr>
        <w:t xml:space="preserve">, </w:t>
      </w:r>
      <w:r w:rsidDel="00000000" w:rsidR="00000000" w:rsidRPr="00000000">
        <w:rPr>
          <w:b w:val="1"/>
          <w:rtl w:val="0"/>
        </w:rPr>
        <w:t xml:space="preserve">gyroscope</w:t>
      </w:r>
      <w:r w:rsidDel="00000000" w:rsidR="00000000" w:rsidRPr="00000000">
        <w:rPr>
          <w:rtl w:val="0"/>
        </w:rPr>
        <w:t xml:space="preserve">, and </w:t>
      </w:r>
      <w:r w:rsidDel="00000000" w:rsidR="00000000" w:rsidRPr="00000000">
        <w:rPr>
          <w:b w:val="1"/>
          <w:rtl w:val="0"/>
        </w:rPr>
        <w:t xml:space="preserve">magnetometer</w:t>
      </w:r>
      <w:r w:rsidDel="00000000" w:rsidR="00000000" w:rsidRPr="00000000">
        <w:rPr>
          <w:rtl w:val="0"/>
        </w:rPr>
        <w:t xml:space="preserve">. The accelerometer data is accessed through a stream (accelerometerEvents) which emits AccelerometerEvent objects containing the X, Y, and Z values.</w:t>
      </w:r>
    </w:p>
    <w:p w:rsidR="00000000" w:rsidDel="00000000" w:rsidP="00000000" w:rsidRDefault="00000000" w:rsidRPr="00000000" w14:paraId="0000053B">
      <w:pPr>
        <w:rPr/>
      </w:pPr>
      <w:r w:rsidDel="00000000" w:rsidR="00000000" w:rsidRPr="00000000">
        <w:rPr>
          <w:rtl w:val="0"/>
        </w:rPr>
        <w:t xml:space="preserve">This Flutter app:</w:t>
      </w:r>
    </w:p>
    <w:p w:rsidR="00000000" w:rsidDel="00000000" w:rsidP="00000000" w:rsidRDefault="00000000" w:rsidRPr="00000000" w14:paraId="0000053C">
      <w:pPr>
        <w:numPr>
          <w:ilvl w:val="0"/>
          <w:numId w:val="11"/>
        </w:numPr>
        <w:ind w:left="720" w:hanging="360"/>
        <w:rPr/>
      </w:pPr>
      <w:r w:rsidDel="00000000" w:rsidR="00000000" w:rsidRPr="00000000">
        <w:rPr>
          <w:rtl w:val="0"/>
        </w:rPr>
        <w:t xml:space="preserve">Initializes a subscription to the accelerometer stream in initState().</w:t>
      </w:r>
    </w:p>
    <w:p w:rsidR="00000000" w:rsidDel="00000000" w:rsidP="00000000" w:rsidRDefault="00000000" w:rsidRPr="00000000" w14:paraId="0000053D">
      <w:pPr>
        <w:numPr>
          <w:ilvl w:val="0"/>
          <w:numId w:val="11"/>
        </w:numPr>
        <w:ind w:left="720" w:hanging="360"/>
        <w:rPr/>
      </w:pPr>
      <w:r w:rsidDel="00000000" w:rsidR="00000000" w:rsidRPr="00000000">
        <w:rPr>
          <w:rtl w:val="0"/>
        </w:rPr>
        <w:t xml:space="preserve">Updates the UI with the latest accelerometer readings using setState().</w:t>
      </w:r>
    </w:p>
    <w:p w:rsidR="00000000" w:rsidDel="00000000" w:rsidP="00000000" w:rsidRDefault="00000000" w:rsidRPr="00000000" w14:paraId="0000053E">
      <w:pPr>
        <w:numPr>
          <w:ilvl w:val="0"/>
          <w:numId w:val="11"/>
        </w:numPr>
        <w:ind w:left="720" w:hanging="360"/>
        <w:rPr/>
      </w:pPr>
      <w:r w:rsidDel="00000000" w:rsidR="00000000" w:rsidRPr="00000000">
        <w:rPr>
          <w:rtl w:val="0"/>
        </w:rPr>
        <w:t xml:space="preserve">Properly cancels the subscription in dispose() to prevent memory leaks.</w:t>
      </w:r>
    </w:p>
    <w:p w:rsidR="00000000" w:rsidDel="00000000" w:rsidP="00000000" w:rsidRDefault="00000000" w:rsidRPr="00000000" w14:paraId="0000053F">
      <w:pPr>
        <w:rPr>
          <w:b w:val="1"/>
        </w:rPr>
      </w:pPr>
      <w:r w:rsidDel="00000000" w:rsidR="00000000" w:rsidRPr="00000000">
        <w:rPr>
          <w:rtl w:val="0"/>
        </w:rPr>
      </w:r>
    </w:p>
    <w:p w:rsidR="00000000" w:rsidDel="00000000" w:rsidP="00000000" w:rsidRDefault="00000000" w:rsidRPr="00000000" w14:paraId="00000540">
      <w:pPr>
        <w:rPr>
          <w:b w:val="1"/>
        </w:rPr>
      </w:pPr>
      <w:r w:rsidDel="00000000" w:rsidR="00000000" w:rsidRPr="00000000">
        <w:rPr>
          <w:b w:val="1"/>
          <w:rtl w:val="0"/>
        </w:rPr>
        <w:t xml:space="preserve">Code</w:t>
      </w:r>
    </w:p>
    <w:p w:rsidR="00000000" w:rsidDel="00000000" w:rsidP="00000000" w:rsidRDefault="00000000" w:rsidRPr="00000000" w14:paraId="000005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'dart:async'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'package:sensors_plus/sensors_plus.dart'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4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4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54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theme: </w:t>
      </w:r>
      <w:r w:rsidDel="00000000" w:rsidR="00000000" w:rsidRPr="00000000">
        <w:rPr>
          <w:rFonts w:ascii="Consolas" w:cs="Consolas" w:eastAsia="Consolas" w:hAnsi="Consolas"/>
          <w:color w:val="267f99"/>
          <w:sz w:val="21"/>
          <w:szCs w:val="21"/>
          <w:rtl w:val="0"/>
        </w:rPr>
        <w:t xml:space="preserve">ThemeData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primarySwatch: </w:t>
      </w:r>
      <w:r w:rsidDel="00000000" w:rsidR="00000000" w:rsidRPr="00000000">
        <w:rPr>
          <w:rFonts w:ascii="Consolas" w:cs="Consolas" w:eastAsia="Consolas" w:hAnsi="Consolas"/>
          <w:color w:val="267f99"/>
          <w:sz w:val="21"/>
          <w:szCs w:val="21"/>
          <w:rtl w:val="0"/>
        </w:rPr>
        <w:t xml:space="preserve">Colors</w:t>
      </w:r>
      <w:r w:rsidDel="00000000" w:rsidR="00000000" w:rsidRPr="00000000">
        <w:rPr>
          <w:rFonts w:ascii="Consolas" w:cs="Consolas" w:eastAsia="Consolas" w:hAnsi="Consolas"/>
          <w:color w:val="000000"/>
          <w:sz w:val="21"/>
          <w:szCs w:val="21"/>
          <w:rtl w:val="0"/>
        </w:rPr>
        <w:t xml:space="preserve">.green, </w:t>
      </w:r>
      <w:r w:rsidDel="00000000" w:rsidR="00000000" w:rsidRPr="00000000">
        <w:rPr>
          <w:rFonts w:ascii="Consolas" w:cs="Consolas" w:eastAsia="Consolas" w:hAnsi="Consolas"/>
          <w:color w:val="008000"/>
          <w:sz w:val="21"/>
          <w:szCs w:val="21"/>
          <w:rtl w:val="0"/>
        </w:rPr>
        <w:t xml:space="preserve">// Set the app's primary theme color</w:t>
      </w:r>
      <w:r w:rsidDel="00000000" w:rsidR="00000000" w:rsidRPr="00000000">
        <w:rPr>
          <w:rtl w:val="0"/>
        </w:rPr>
      </w:r>
    </w:p>
    <w:p w:rsidR="00000000" w:rsidDel="00000000" w:rsidP="00000000" w:rsidRDefault="00000000" w:rsidRPr="00000000" w14:paraId="000005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debugShowCheckedModeBanner: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AccelerometerExample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5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5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5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AccelerometerExample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StatefulWidget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AccelerometerExample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5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AccelerometerExample</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createState</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267f99"/>
          <w:sz w:val="21"/>
          <w:szCs w:val="21"/>
          <w:rtl w:val="0"/>
        </w:rPr>
        <w:t xml:space="preserve">_AccelerometerExampleState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_AccelerometerExampleState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AccelerometerExample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List to store accelerometer data</w:t>
      </w:r>
      <w:r w:rsidDel="00000000" w:rsidR="00000000" w:rsidRPr="00000000">
        <w:rPr>
          <w:rtl w:val="0"/>
        </w:rPr>
      </w:r>
    </w:p>
    <w:p w:rsidR="00000000" w:rsidDel="00000000" w:rsidP="00000000" w:rsidRDefault="00000000" w:rsidRPr="00000000" w14:paraId="000005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AccelerometerEvent</w:t>
      </w:r>
      <w:r w:rsidDel="00000000" w:rsidR="00000000" w:rsidRPr="00000000">
        <w:rPr>
          <w:rFonts w:ascii="Consolas" w:cs="Consolas" w:eastAsia="Consolas" w:hAnsi="Consolas"/>
          <w:color w:val="000000"/>
          <w:sz w:val="21"/>
          <w:szCs w:val="21"/>
          <w:rtl w:val="0"/>
        </w:rPr>
        <w:t xml:space="preserve">&gt; _accelerometerValues = [];</w:t>
      </w:r>
    </w:p>
    <w:p w:rsidR="00000000" w:rsidDel="00000000" w:rsidP="00000000" w:rsidRDefault="00000000" w:rsidRPr="00000000" w14:paraId="000005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StreamSubscription for accelerometer events</w:t>
      </w:r>
      <w:r w:rsidDel="00000000" w:rsidR="00000000" w:rsidRPr="00000000">
        <w:rPr>
          <w:rtl w:val="0"/>
        </w:rPr>
      </w:r>
    </w:p>
    <w:p w:rsidR="00000000" w:rsidDel="00000000" w:rsidP="00000000" w:rsidRDefault="00000000" w:rsidRPr="00000000" w14:paraId="000005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late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StreamSubscription</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AccelerometerEvent</w:t>
      </w:r>
      <w:r w:rsidDel="00000000" w:rsidR="00000000" w:rsidRPr="00000000">
        <w:rPr>
          <w:rFonts w:ascii="Consolas" w:cs="Consolas" w:eastAsia="Consolas" w:hAnsi="Consolas"/>
          <w:color w:val="000000"/>
          <w:sz w:val="21"/>
          <w:szCs w:val="21"/>
          <w:rtl w:val="0"/>
        </w:rPr>
        <w:t xml:space="preserve">&gt; _accelerometerSubscription;</w:t>
      </w:r>
    </w:p>
    <w:p w:rsidR="00000000" w:rsidDel="00000000" w:rsidP="00000000" w:rsidRDefault="00000000" w:rsidRPr="00000000" w14:paraId="000005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5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Subscribe to accelerometer events</w:t>
      </w:r>
      <w:r w:rsidDel="00000000" w:rsidR="00000000" w:rsidRPr="00000000">
        <w:rPr>
          <w:rtl w:val="0"/>
        </w:rPr>
      </w:r>
    </w:p>
    <w:p w:rsidR="00000000" w:rsidDel="00000000" w:rsidP="00000000" w:rsidRDefault="00000000" w:rsidRPr="00000000" w14:paraId="000005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_accelerometerSubscription = accelerometerEvents.</w:t>
      </w:r>
      <w:r w:rsidDel="00000000" w:rsidR="00000000" w:rsidRPr="00000000">
        <w:rPr>
          <w:rFonts w:ascii="Consolas" w:cs="Consolas" w:eastAsia="Consolas" w:hAnsi="Consolas"/>
          <w:color w:val="795e26"/>
          <w:sz w:val="21"/>
          <w:szCs w:val="21"/>
          <w:rtl w:val="0"/>
        </w:rPr>
        <w:t xml:space="preserve">listen</w:t>
      </w:r>
      <w:r w:rsidDel="00000000" w:rsidR="00000000" w:rsidRPr="00000000">
        <w:rPr>
          <w:rFonts w:ascii="Consolas" w:cs="Consolas" w:eastAsia="Consolas" w:hAnsi="Consolas"/>
          <w:color w:val="000000"/>
          <w:sz w:val="21"/>
          <w:szCs w:val="21"/>
          <w:rtl w:val="0"/>
        </w:rPr>
        <w:t xml:space="preserve">((event) {</w:t>
      </w:r>
    </w:p>
    <w:p w:rsidR="00000000" w:rsidDel="00000000" w:rsidP="00000000" w:rsidRDefault="00000000" w:rsidRPr="00000000" w14:paraId="000005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Update the _accelerometerValues list with the latest event</w:t>
      </w:r>
      <w:r w:rsidDel="00000000" w:rsidR="00000000" w:rsidRPr="00000000">
        <w:rPr>
          <w:rtl w:val="0"/>
        </w:rPr>
      </w:r>
    </w:p>
    <w:p w:rsidR="00000000" w:rsidDel="00000000" w:rsidP="00000000" w:rsidRDefault="00000000" w:rsidRPr="00000000" w14:paraId="000005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_accelerometerValues = [event];</w:t>
      </w:r>
    </w:p>
    <w:p w:rsidR="00000000" w:rsidDel="00000000" w:rsidP="00000000" w:rsidRDefault="00000000" w:rsidRPr="00000000" w14:paraId="000005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6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Cancel the accelerometer event subscription to prevent memory leaks</w:t>
      </w:r>
      <w:r w:rsidDel="00000000" w:rsidR="00000000" w:rsidRPr="00000000">
        <w:rPr>
          <w:rtl w:val="0"/>
        </w:rPr>
      </w:r>
    </w:p>
    <w:p w:rsidR="00000000" w:rsidDel="00000000" w:rsidP="00000000" w:rsidRDefault="00000000" w:rsidRPr="00000000" w14:paraId="000005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_accelerometerSubscription.</w:t>
      </w:r>
      <w:r w:rsidDel="00000000" w:rsidR="00000000" w:rsidRPr="00000000">
        <w:rPr>
          <w:rFonts w:ascii="Consolas" w:cs="Consolas" w:eastAsia="Consolas" w:hAnsi="Consolas"/>
          <w:color w:val="795e26"/>
          <w:sz w:val="21"/>
          <w:szCs w:val="21"/>
          <w:rtl w:val="0"/>
        </w:rPr>
        <w:t xml:space="preserve">cancel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57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title: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'Accelerometer Example'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Center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mainAxisAlignment: </w:t>
      </w:r>
      <w:r w:rsidDel="00000000" w:rsidR="00000000" w:rsidRPr="00000000">
        <w:rPr>
          <w:rFonts w:ascii="Consolas" w:cs="Consolas" w:eastAsia="Consolas" w:hAnsi="Consolas"/>
          <w:color w:val="267f99"/>
          <w:sz w:val="21"/>
          <w:szCs w:val="21"/>
          <w:rtl w:val="0"/>
        </w:rPr>
        <w:t xml:space="preserve">MainAxisAlignment</w:t>
      </w:r>
      <w:r w:rsidDel="00000000" w:rsidR="00000000" w:rsidRPr="00000000">
        <w:rPr>
          <w:rFonts w:ascii="Consolas" w:cs="Consolas" w:eastAsia="Consolas" w:hAnsi="Consolas"/>
          <w:color w:val="000000"/>
          <w:sz w:val="21"/>
          <w:szCs w:val="21"/>
          <w:rtl w:val="0"/>
        </w:rPr>
        <w:t xml:space="preserve">.center,</w:t>
      </w:r>
    </w:p>
    <w:p w:rsidR="00000000" w:rsidDel="00000000" w:rsidP="00000000" w:rsidRDefault="00000000" w:rsidRPr="00000000" w14:paraId="000005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&lt;</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05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'Accelerometer 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(_accelerometerValues.isNotEmpty)</w:t>
      </w:r>
    </w:p>
    <w:p w:rsidR="00000000" w:rsidDel="00000000" w:rsidP="00000000" w:rsidRDefault="00000000" w:rsidRPr="00000000" w14:paraId="000005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'X: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_accelerometerValues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x</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toStringAsFixed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tl w:val="0"/>
        </w:rPr>
      </w:r>
    </w:p>
    <w:p w:rsidR="00000000" w:rsidDel="00000000" w:rsidP="00000000" w:rsidRDefault="00000000" w:rsidRPr="00000000" w14:paraId="000005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'Y: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_accelerometerValues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toStringAsFixed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tl w:val="0"/>
        </w:rPr>
      </w:r>
    </w:p>
    <w:p w:rsidR="00000000" w:rsidDel="00000000" w:rsidP="00000000" w:rsidRDefault="00000000" w:rsidRPr="00000000" w14:paraId="000005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'Z: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_accelerometerValues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z</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toStringAsFixed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tl w:val="0"/>
        </w:rPr>
      </w:r>
    </w:p>
    <w:p w:rsidR="00000000" w:rsidDel="00000000" w:rsidP="00000000" w:rsidRDefault="00000000" w:rsidRPr="00000000" w14:paraId="000005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'No data available'</w:t>
      </w: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E">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F">
      <w:pPr>
        <w:pStyle w:val="Heading3"/>
        <w:spacing w:after="0" w:lineRule="auto"/>
        <w:rPr/>
      </w:pPr>
      <w:r w:rsidDel="00000000" w:rsidR="00000000" w:rsidRPr="00000000">
        <w:rPr>
          <w:rtl w:val="0"/>
        </w:rPr>
        <w:t xml:space="preserve">Output</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3"/>
        <w:rPr/>
      </w:pPr>
      <w:r w:rsidDel="00000000" w:rsidR="00000000" w:rsidRPr="00000000">
        <w:rPr/>
        <w:drawing>
          <wp:inline distB="0" distT="0" distL="0" distR="0">
            <wp:extent cx="2041383" cy="3842074"/>
            <wp:effectExtent b="0" l="0" r="0" t="0"/>
            <wp:docPr id="2082742199"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2041383" cy="3842074"/>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2137429" cy="3852509"/>
            <wp:effectExtent b="0" l="0" r="0" t="0"/>
            <wp:docPr id="208274220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137429" cy="3852509"/>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b w:val="1"/>
        </w:rPr>
      </w:pPr>
      <w:r w:rsidDel="00000000" w:rsidR="00000000" w:rsidRPr="00000000">
        <w:rPr>
          <w:rtl w:val="0"/>
        </w:rPr>
      </w:r>
    </w:p>
    <w:p w:rsidR="00000000" w:rsidDel="00000000" w:rsidP="00000000" w:rsidRDefault="00000000" w:rsidRPr="00000000" w14:paraId="00000593">
      <w:pPr>
        <w:pStyle w:val="Heading3"/>
        <w:rPr/>
      </w:pPr>
      <w:r w:rsidDel="00000000" w:rsidR="00000000" w:rsidRPr="00000000">
        <w:rPr>
          <w:rtl w:val="0"/>
        </w:rPr>
        <w:t xml:space="preserve">Learning Outcomes:</w:t>
      </w:r>
    </w:p>
    <w:tbl>
      <w:tblPr>
        <w:tblStyle w:val="Table10"/>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94">
            <w:pPr>
              <w:rPr/>
            </w:pPr>
            <w:r w:rsidDel="00000000" w:rsidR="00000000" w:rsidRPr="00000000">
              <w:rPr>
                <w:rtl w:val="0"/>
              </w:rPr>
            </w:r>
          </w:p>
        </w:tc>
      </w:tr>
      <w:tr>
        <w:trPr>
          <w:cantSplit w:val="0"/>
          <w:tblHeader w:val="0"/>
        </w:trPr>
        <w:tc>
          <w:tcPr/>
          <w:p w:rsidR="00000000" w:rsidDel="00000000" w:rsidP="00000000" w:rsidRDefault="00000000" w:rsidRPr="00000000" w14:paraId="00000595">
            <w:pPr>
              <w:rPr/>
            </w:pPr>
            <w:r w:rsidDel="00000000" w:rsidR="00000000" w:rsidRPr="00000000">
              <w:rPr>
                <w:rtl w:val="0"/>
              </w:rPr>
            </w:r>
          </w:p>
        </w:tc>
      </w:tr>
      <w:tr>
        <w:trPr>
          <w:cantSplit w:val="0"/>
          <w:tblHeader w:val="0"/>
        </w:trPr>
        <w:tc>
          <w:tcPr/>
          <w:p w:rsidR="00000000" w:rsidDel="00000000" w:rsidP="00000000" w:rsidRDefault="00000000" w:rsidRPr="00000000" w14:paraId="00000596">
            <w:pPr>
              <w:rPr/>
            </w:pPr>
            <w:r w:rsidDel="00000000" w:rsidR="00000000" w:rsidRPr="00000000">
              <w:rPr>
                <w:rtl w:val="0"/>
              </w:rPr>
            </w:r>
          </w:p>
        </w:tc>
      </w:tr>
      <w:tr>
        <w:trPr>
          <w:cantSplit w:val="0"/>
          <w:tblHeader w:val="0"/>
        </w:trPr>
        <w:tc>
          <w:tcPr/>
          <w:p w:rsidR="00000000" w:rsidDel="00000000" w:rsidP="00000000" w:rsidRDefault="00000000" w:rsidRPr="00000000" w14:paraId="00000597">
            <w:pPr>
              <w:rPr/>
            </w:pPr>
            <w:r w:rsidDel="00000000" w:rsidR="00000000" w:rsidRPr="00000000">
              <w:rPr>
                <w:rtl w:val="0"/>
              </w:rPr>
            </w:r>
          </w:p>
        </w:tc>
      </w:tr>
      <w:tr>
        <w:trPr>
          <w:cantSplit w:val="0"/>
          <w:tblHeader w:val="0"/>
        </w:trPr>
        <w:tc>
          <w:tcPr/>
          <w:p w:rsidR="00000000" w:rsidDel="00000000" w:rsidP="00000000" w:rsidRDefault="00000000" w:rsidRPr="00000000" w14:paraId="00000598">
            <w:pPr>
              <w:rPr/>
            </w:pPr>
            <w:r w:rsidDel="00000000" w:rsidR="00000000" w:rsidRPr="00000000">
              <w:rPr>
                <w:rtl w:val="0"/>
              </w:rPr>
            </w:r>
          </w:p>
        </w:tc>
      </w:tr>
      <w:tr>
        <w:trPr>
          <w:cantSplit w:val="0"/>
          <w:tblHeader w:val="0"/>
        </w:trPr>
        <w:tc>
          <w:tcPr/>
          <w:p w:rsidR="00000000" w:rsidDel="00000000" w:rsidP="00000000" w:rsidRDefault="00000000" w:rsidRPr="00000000" w14:paraId="00000599">
            <w:pPr>
              <w:rPr/>
            </w:pPr>
            <w:r w:rsidDel="00000000" w:rsidR="00000000" w:rsidRPr="00000000">
              <w:rPr>
                <w:rtl w:val="0"/>
              </w:rPr>
            </w:r>
          </w:p>
        </w:tc>
      </w:tr>
    </w:tbl>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1"/>
        <w:rPr/>
      </w:pPr>
      <w:r w:rsidDel="00000000" w:rsidR="00000000" w:rsidRPr="00000000">
        <w:rPr>
          <w:rtl w:val="0"/>
        </w:rPr>
        <w:t xml:space="preserve">Experiment 10</w:t>
      </w:r>
    </w:p>
    <w:p w:rsidR="00000000" w:rsidDel="00000000" w:rsidP="00000000" w:rsidRDefault="00000000" w:rsidRPr="00000000" w14:paraId="0000059D">
      <w:pPr>
        <w:pStyle w:val="Heading2"/>
        <w:rPr/>
      </w:pPr>
      <w:bookmarkStart w:colFirst="0" w:colLast="0" w:name="_heading=h.1cyw6lh5l6og" w:id="0"/>
      <w:bookmarkEnd w:id="0"/>
      <w:r w:rsidDel="00000000" w:rsidR="00000000" w:rsidRPr="00000000">
        <w:rPr>
          <w:rtl w:val="0"/>
        </w:rPr>
        <w:t xml:space="preserve">Aim: Add multimedia functionality to your mobile application.</w:t>
      </w:r>
    </w:p>
    <w:p w:rsidR="00000000" w:rsidDel="00000000" w:rsidP="00000000" w:rsidRDefault="00000000" w:rsidRPr="00000000" w14:paraId="0000059E">
      <w:pPr>
        <w:pStyle w:val="Heading3"/>
        <w:rPr/>
      </w:pPr>
      <w:r w:rsidDel="00000000" w:rsidR="00000000" w:rsidRPr="00000000">
        <w:rPr>
          <w:rtl w:val="0"/>
        </w:rPr>
        <w:t xml:space="preserve">Objective:</w:t>
      </w:r>
    </w:p>
    <w:p w:rsidR="00000000" w:rsidDel="00000000" w:rsidP="00000000" w:rsidRDefault="00000000" w:rsidRPr="00000000" w14:paraId="0000059F">
      <w:pPr>
        <w:numPr>
          <w:ilvl w:val="0"/>
          <w:numId w:val="10"/>
        </w:numPr>
        <w:ind w:left="360" w:hanging="360"/>
        <w:rPr/>
      </w:pPr>
      <w:r w:rsidDel="00000000" w:rsidR="00000000" w:rsidRPr="00000000">
        <w:rPr>
          <w:rtl w:val="0"/>
        </w:rPr>
        <w:t xml:space="preserve">To implement basic multimedia functionality in a Flutter mobile application.</w:t>
      </w:r>
    </w:p>
    <w:p w:rsidR="00000000" w:rsidDel="00000000" w:rsidP="00000000" w:rsidRDefault="00000000" w:rsidRPr="00000000" w14:paraId="000005A0">
      <w:pPr>
        <w:numPr>
          <w:ilvl w:val="0"/>
          <w:numId w:val="10"/>
        </w:numPr>
        <w:ind w:left="360" w:hanging="360"/>
        <w:rPr/>
      </w:pPr>
      <w:r w:rsidDel="00000000" w:rsidR="00000000" w:rsidRPr="00000000">
        <w:rPr>
          <w:rtl w:val="0"/>
        </w:rPr>
        <w:t xml:space="preserve">To display the progress bar of audio playback.</w:t>
      </w:r>
    </w:p>
    <w:p w:rsidR="00000000" w:rsidDel="00000000" w:rsidP="00000000" w:rsidRDefault="00000000" w:rsidRPr="00000000" w14:paraId="000005A1">
      <w:pPr>
        <w:numPr>
          <w:ilvl w:val="0"/>
          <w:numId w:val="10"/>
        </w:numPr>
        <w:ind w:left="360" w:hanging="360"/>
        <w:rPr/>
      </w:pPr>
      <w:r w:rsidDel="00000000" w:rsidR="00000000" w:rsidRPr="00000000">
        <w:rPr>
          <w:rtl w:val="0"/>
        </w:rPr>
        <w:t xml:space="preserve">To provide play pause functionalities for video and audio files.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pStyle w:val="Heading3"/>
        <w:spacing w:after="0" w:lineRule="auto"/>
        <w:rPr/>
      </w:pPr>
      <w:r w:rsidDel="00000000" w:rsidR="00000000" w:rsidRPr="00000000">
        <w:rPr>
          <w:rtl w:val="0"/>
        </w:rPr>
        <w:t xml:space="preserve">Theory</w:t>
      </w:r>
    </w:p>
    <w:p w:rsidR="00000000" w:rsidDel="00000000" w:rsidP="00000000" w:rsidRDefault="00000000" w:rsidRPr="00000000" w14:paraId="000005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Multimedia functionality, particularly the inclusion of audio and video playback, is an essential part of modern mobile applications. Whether it’s for entertainment, education, or interactive media, integrating these features greatly enhances the user experience. In Flutter, a cross-platform framework by Google, multimedia features can be implemented efficiently using third-party packages like </w:t>
      </w:r>
      <w:r w:rsidDel="00000000" w:rsidR="00000000" w:rsidRPr="00000000">
        <w:rPr>
          <w:rFonts w:ascii="Courier New" w:cs="Courier New" w:eastAsia="Courier New" w:hAnsi="Courier New"/>
          <w:sz w:val="20"/>
          <w:szCs w:val="20"/>
          <w:rtl w:val="0"/>
        </w:rPr>
        <w:t xml:space="preserve">video_player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audioplayers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video playback, Flutter utilizes the </w:t>
      </w:r>
      <w:r w:rsidDel="00000000" w:rsidR="00000000" w:rsidRPr="00000000">
        <w:rPr>
          <w:rFonts w:ascii="Courier New" w:cs="Courier New" w:eastAsia="Courier New" w:hAnsi="Courier New"/>
          <w:sz w:val="20"/>
          <w:szCs w:val="20"/>
          <w:rtl w:val="0"/>
        </w:rPr>
        <w:t xml:space="preserve">video_player</w:t>
      </w:r>
      <w:r w:rsidDel="00000000" w:rsidR="00000000" w:rsidRPr="00000000">
        <w:rPr>
          <w:rFonts w:ascii="Times New Roman" w:cs="Times New Roman" w:eastAsia="Times New Roman" w:hAnsi="Times New Roman"/>
          <w:sz w:val="24"/>
          <w:szCs w:val="24"/>
          <w:rtl w:val="0"/>
        </w:rPr>
        <w:t xml:space="preserve"> plugin, which allows developers to load video files from assets, the internet, or device storage. The </w:t>
      </w:r>
      <w:r w:rsidDel="00000000" w:rsidR="00000000" w:rsidRPr="00000000">
        <w:rPr>
          <w:rFonts w:ascii="Courier New" w:cs="Courier New" w:eastAsia="Courier New" w:hAnsi="Courier New"/>
          <w:sz w:val="20"/>
          <w:szCs w:val="20"/>
          <w:rtl w:val="0"/>
        </w:rPr>
        <w:t xml:space="preserve">VideoPlayerController</w:t>
      </w:r>
      <w:r w:rsidDel="00000000" w:rsidR="00000000" w:rsidRPr="00000000">
        <w:rPr>
          <w:rFonts w:ascii="Times New Roman" w:cs="Times New Roman" w:eastAsia="Times New Roman" w:hAnsi="Times New Roman"/>
          <w:sz w:val="24"/>
          <w:szCs w:val="24"/>
          <w:rtl w:val="0"/>
        </w:rPr>
        <w:t xml:space="preserve"> is responsible for managing the video source, and it must be initialized before the video can be displayed. The video widget is typically wrapped in an </w:t>
      </w:r>
      <w:r w:rsidDel="00000000" w:rsidR="00000000" w:rsidRPr="00000000">
        <w:rPr>
          <w:rFonts w:ascii="Courier New" w:cs="Courier New" w:eastAsia="Courier New" w:hAnsi="Courier New"/>
          <w:sz w:val="20"/>
          <w:szCs w:val="20"/>
          <w:rtl w:val="0"/>
        </w:rPr>
        <w:t xml:space="preserve">AspectRatio</w:t>
      </w:r>
      <w:r w:rsidDel="00000000" w:rsidR="00000000" w:rsidRPr="00000000">
        <w:rPr>
          <w:rFonts w:ascii="Times New Roman" w:cs="Times New Roman" w:eastAsia="Times New Roman" w:hAnsi="Times New Roman"/>
          <w:sz w:val="24"/>
          <w:szCs w:val="24"/>
          <w:rtl w:val="0"/>
        </w:rPr>
        <w:t xml:space="preserve"> to preserve the video's dimensions. A common approach is to display a </w:t>
      </w:r>
      <w:r w:rsidDel="00000000" w:rsidR="00000000" w:rsidRPr="00000000">
        <w:rPr>
          <w:rFonts w:ascii="Courier New" w:cs="Courier New" w:eastAsia="Courier New" w:hAnsi="Courier New"/>
          <w:sz w:val="20"/>
          <w:szCs w:val="20"/>
          <w:rtl w:val="0"/>
        </w:rPr>
        <w:t xml:space="preserve">CircularProgressIndicator</w:t>
      </w:r>
      <w:r w:rsidDel="00000000" w:rsidR="00000000" w:rsidRPr="00000000">
        <w:rPr>
          <w:rFonts w:ascii="Times New Roman" w:cs="Times New Roman" w:eastAsia="Times New Roman" w:hAnsi="Times New Roman"/>
          <w:sz w:val="24"/>
          <w:szCs w:val="24"/>
          <w:rtl w:val="0"/>
        </w:rPr>
        <w:t xml:space="preserve"> while the video is loading to inform the user that content is being prepared.</w:t>
      </w:r>
    </w:p>
    <w:p w:rsidR="00000000" w:rsidDel="00000000" w:rsidP="00000000" w:rsidRDefault="00000000" w:rsidRPr="00000000" w14:paraId="000005A6">
      <w:pPr>
        <w:rPr>
          <w:b w:val="1"/>
        </w:rPr>
      </w:pPr>
      <w:r w:rsidDel="00000000" w:rsidR="00000000" w:rsidRPr="00000000">
        <w:rPr>
          <w:rtl w:val="0"/>
        </w:rPr>
      </w:r>
    </w:p>
    <w:p w:rsidR="00000000" w:rsidDel="00000000" w:rsidP="00000000" w:rsidRDefault="00000000" w:rsidRPr="00000000" w14:paraId="000005A7">
      <w:pPr>
        <w:rPr>
          <w:b w:val="1"/>
        </w:rPr>
      </w:pPr>
      <w:r w:rsidDel="00000000" w:rsidR="00000000" w:rsidRPr="00000000">
        <w:rPr>
          <w:b w:val="1"/>
          <w:rtl w:val="0"/>
        </w:rPr>
        <w:t xml:space="preserve">Code</w:t>
      </w:r>
    </w:p>
    <w:p w:rsidR="00000000" w:rsidDel="00000000" w:rsidP="00000000" w:rsidRDefault="00000000" w:rsidRPr="00000000" w14:paraId="000005A8">
      <w:pPr>
        <w:shd w:fill="ffffff" w:val="clear"/>
        <w:spacing w:after="240"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5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'package:flutter/material.dart'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'package:video_player/video_player.dart'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'package:audioplayers/audioplayers.dart'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A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795e26"/>
          <w:sz w:val="21"/>
          <w:szCs w:val="21"/>
          <w:rtl w:val="0"/>
        </w:rPr>
        <w:t xml:space="preserve">runApp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A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StatelessWidget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MyApp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5B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5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MaterialApp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debugShowCheckedModeBanner: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home: </w:t>
      </w:r>
      <w:r w:rsidDel="00000000" w:rsidR="00000000" w:rsidRPr="00000000">
        <w:rPr>
          <w:rFonts w:ascii="Consolas" w:cs="Consolas" w:eastAsia="Consolas" w:hAnsi="Consolas"/>
          <w:color w:val="267f99"/>
          <w:sz w:val="21"/>
          <w:szCs w:val="21"/>
          <w:rtl w:val="0"/>
        </w:rPr>
        <w:t xml:space="preserve">MultimediaScreen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B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B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MultimediaScreen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StatefulWidget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B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MultimediaScreen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.key});</w:t>
      </w:r>
    </w:p>
    <w:p w:rsidR="00000000" w:rsidDel="00000000" w:rsidP="00000000" w:rsidRDefault="00000000" w:rsidRPr="00000000" w14:paraId="000005B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B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MultimediaScreen</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795e26"/>
          <w:sz w:val="21"/>
          <w:szCs w:val="21"/>
          <w:rtl w:val="0"/>
        </w:rPr>
        <w:t xml:space="preserve">createState</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267f99"/>
          <w:sz w:val="21"/>
          <w:szCs w:val="21"/>
          <w:rtl w:val="0"/>
        </w:rPr>
        <w:t xml:space="preserve">_MultimediaScreenState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C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_MultimediaScreenState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State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MultimediaScreen</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late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VideoPlayerController</w:t>
      </w:r>
      <w:r w:rsidDel="00000000" w:rsidR="00000000" w:rsidRPr="00000000">
        <w:rPr>
          <w:rFonts w:ascii="Consolas" w:cs="Consolas" w:eastAsia="Consolas" w:hAnsi="Consolas"/>
          <w:color w:val="000000"/>
          <w:sz w:val="21"/>
          <w:szCs w:val="21"/>
          <w:rtl w:val="0"/>
        </w:rPr>
        <w:t xml:space="preserve"> _videoController;</w:t>
      </w:r>
    </w:p>
    <w:p w:rsidR="00000000" w:rsidDel="00000000" w:rsidP="00000000" w:rsidRDefault="00000000" w:rsidRPr="00000000" w14:paraId="000005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final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AudioPlayer</w:t>
      </w:r>
      <w:r w:rsidDel="00000000" w:rsidR="00000000" w:rsidRPr="00000000">
        <w:rPr>
          <w:rFonts w:ascii="Consolas" w:cs="Consolas" w:eastAsia="Consolas" w:hAnsi="Consolas"/>
          <w:color w:val="000000"/>
          <w:sz w:val="21"/>
          <w:szCs w:val="21"/>
          <w:rtl w:val="0"/>
        </w:rPr>
        <w:t xml:space="preserve"> _audioPlayer = </w:t>
      </w:r>
      <w:r w:rsidDel="00000000" w:rsidR="00000000" w:rsidRPr="00000000">
        <w:rPr>
          <w:rFonts w:ascii="Consolas" w:cs="Consolas" w:eastAsia="Consolas" w:hAnsi="Consolas"/>
          <w:color w:val="267f99"/>
          <w:sz w:val="21"/>
          <w:szCs w:val="21"/>
          <w:rtl w:val="0"/>
        </w:rPr>
        <w:t xml:space="preserve">AudioPlayer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C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 _audioDuration = </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.zero;</w:t>
      </w:r>
    </w:p>
    <w:p w:rsidR="00000000" w:rsidDel="00000000" w:rsidP="00000000" w:rsidRDefault="00000000" w:rsidRPr="00000000" w14:paraId="000005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 _audioPosition = </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.zero;</w:t>
      </w:r>
    </w:p>
    <w:p w:rsidR="00000000" w:rsidDel="00000000" w:rsidP="00000000" w:rsidRDefault="00000000" w:rsidRPr="00000000" w14:paraId="000005C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C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initState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C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Initialize video</w:t>
      </w:r>
      <w:r w:rsidDel="00000000" w:rsidR="00000000" w:rsidRPr="00000000">
        <w:rPr>
          <w:rtl w:val="0"/>
        </w:rPr>
      </w:r>
    </w:p>
    <w:p w:rsidR="00000000" w:rsidDel="00000000" w:rsidP="00000000" w:rsidRDefault="00000000" w:rsidRPr="00000000" w14:paraId="000005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_videoController = </w:t>
      </w:r>
      <w:r w:rsidDel="00000000" w:rsidR="00000000" w:rsidRPr="00000000">
        <w:rPr>
          <w:rFonts w:ascii="Consolas" w:cs="Consolas" w:eastAsia="Consolas" w:hAnsi="Consolas"/>
          <w:color w:val="267f99"/>
          <w:sz w:val="21"/>
          <w:szCs w:val="21"/>
          <w:rtl w:val="0"/>
        </w:rPr>
        <w:t xml:space="preserve">VideoPlayerController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asset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'assets/sample.mp4'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C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initialize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then</w:t>
      </w:r>
      <w:r w:rsidDel="00000000" w:rsidR="00000000" w:rsidRPr="00000000">
        <w:rPr>
          <w:rFonts w:ascii="Consolas" w:cs="Consolas" w:eastAsia="Consolas" w:hAnsi="Consolas"/>
          <w:color w:val="000000"/>
          <w:sz w:val="21"/>
          <w:szCs w:val="21"/>
          <w:rtl w:val="0"/>
        </w:rPr>
        <w:t xml:space="preserve">((_) {</w:t>
      </w:r>
    </w:p>
    <w:p w:rsidR="00000000" w:rsidDel="00000000" w:rsidP="00000000" w:rsidRDefault="00000000" w:rsidRPr="00000000" w14:paraId="000005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8000"/>
          <w:sz w:val="21"/>
          <w:szCs w:val="21"/>
          <w:rtl w:val="0"/>
        </w:rPr>
        <w:t xml:space="preserve">// Rebuild after video loads</w:t>
      </w:r>
      <w:r w:rsidDel="00000000" w:rsidR="00000000" w:rsidRPr="00000000">
        <w:rPr>
          <w:rtl w:val="0"/>
        </w:rPr>
      </w:r>
    </w:p>
    <w:p w:rsidR="00000000" w:rsidDel="00000000" w:rsidP="00000000" w:rsidRDefault="00000000" w:rsidRPr="00000000" w14:paraId="000005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D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Initialize audio</w:t>
      </w:r>
      <w:r w:rsidDel="00000000" w:rsidR="00000000" w:rsidRPr="00000000">
        <w:rPr>
          <w:rtl w:val="0"/>
        </w:rPr>
      </w:r>
    </w:p>
    <w:p w:rsidR="00000000" w:rsidDel="00000000" w:rsidP="00000000" w:rsidRDefault="00000000" w:rsidRPr="00000000" w14:paraId="000005D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_audioPlayer.onDurationChanged.</w:t>
      </w:r>
      <w:r w:rsidDel="00000000" w:rsidR="00000000" w:rsidRPr="00000000">
        <w:rPr>
          <w:rFonts w:ascii="Consolas" w:cs="Consolas" w:eastAsia="Consolas" w:hAnsi="Consolas"/>
          <w:color w:val="795e26"/>
          <w:sz w:val="21"/>
          <w:szCs w:val="21"/>
          <w:rtl w:val="0"/>
        </w:rPr>
        <w:t xml:space="preserve">listen</w:t>
      </w:r>
      <w:r w:rsidDel="00000000" w:rsidR="00000000" w:rsidRPr="00000000">
        <w:rPr>
          <w:rFonts w:ascii="Consolas" w:cs="Consolas" w:eastAsia="Consolas" w:hAnsi="Consolas"/>
          <w:color w:val="000000"/>
          <w:sz w:val="21"/>
          <w:szCs w:val="21"/>
          <w:rtl w:val="0"/>
        </w:rPr>
        <w:t xml:space="preserve">((duration) {</w:t>
      </w:r>
    </w:p>
    <w:p w:rsidR="00000000" w:rsidDel="00000000" w:rsidP="00000000" w:rsidRDefault="00000000" w:rsidRPr="00000000" w14:paraId="000005D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_audioDuration = duration;</w:t>
      </w:r>
    </w:p>
    <w:p w:rsidR="00000000" w:rsidDel="00000000" w:rsidP="00000000" w:rsidRDefault="00000000" w:rsidRPr="00000000" w14:paraId="000005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D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_audioPlayer.onPositionChanged.</w:t>
      </w:r>
      <w:r w:rsidDel="00000000" w:rsidR="00000000" w:rsidRPr="00000000">
        <w:rPr>
          <w:rFonts w:ascii="Consolas" w:cs="Consolas" w:eastAsia="Consolas" w:hAnsi="Consolas"/>
          <w:color w:val="795e26"/>
          <w:sz w:val="21"/>
          <w:szCs w:val="21"/>
          <w:rtl w:val="0"/>
        </w:rPr>
        <w:t xml:space="preserve">listen</w:t>
      </w:r>
      <w:r w:rsidDel="00000000" w:rsidR="00000000" w:rsidRPr="00000000">
        <w:rPr>
          <w:rFonts w:ascii="Consolas" w:cs="Consolas" w:eastAsia="Consolas" w:hAnsi="Consolas"/>
          <w:color w:val="000000"/>
          <w:sz w:val="21"/>
          <w:szCs w:val="21"/>
          <w:rtl w:val="0"/>
        </w:rPr>
        <w:t xml:space="preserve">((position) {</w:t>
      </w:r>
    </w:p>
    <w:p w:rsidR="00000000" w:rsidDel="00000000" w:rsidP="00000000" w:rsidRDefault="00000000" w:rsidRPr="00000000" w14:paraId="000005D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_audioPosition = position;</w:t>
      </w:r>
    </w:p>
    <w:p w:rsidR="00000000" w:rsidDel="00000000" w:rsidP="00000000" w:rsidRDefault="00000000" w:rsidRPr="00000000" w14:paraId="000005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_videoController.</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super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dispose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playAudio</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w:t>
      </w:r>
      <w:r w:rsidDel="00000000" w:rsidR="00000000" w:rsidRPr="00000000">
        <w:rPr>
          <w:rFonts w:ascii="Consolas" w:cs="Consolas" w:eastAsia="Consolas" w:hAnsi="Consolas"/>
          <w:color w:val="795e26"/>
          <w:sz w:val="21"/>
          <w:szCs w:val="21"/>
          <w:rtl w:val="0"/>
        </w:rPr>
        <w:t xml:space="preserve">play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AssetSource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'sample.mp3'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pauseAudio</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w:t>
      </w:r>
      <w:r w:rsidDel="00000000" w:rsidR="00000000" w:rsidRPr="00000000">
        <w:rPr>
          <w:rFonts w:ascii="Consolas" w:cs="Consolas" w:eastAsia="Consolas" w:hAnsi="Consolas"/>
          <w:color w:val="795e26"/>
          <w:sz w:val="21"/>
          <w:szCs w:val="21"/>
          <w:rtl w:val="0"/>
        </w:rPr>
        <w:t xml:space="preserve">pause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seekAudio</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 position) {</w:t>
      </w:r>
    </w:p>
    <w:p w:rsidR="00000000" w:rsidDel="00000000" w:rsidP="00000000" w:rsidRDefault="00000000" w:rsidRPr="00000000" w14:paraId="000005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_audioPlayer.</w:t>
      </w:r>
      <w:r w:rsidDel="00000000" w:rsidR="00000000" w:rsidRPr="00000000">
        <w:rPr>
          <w:rFonts w:ascii="Consolas" w:cs="Consolas" w:eastAsia="Consolas" w:hAnsi="Consolas"/>
          <w:color w:val="795e26"/>
          <w:sz w:val="21"/>
          <w:szCs w:val="21"/>
          <w:rtl w:val="0"/>
        </w:rPr>
        <w:t xml:space="preserve">seek</w:t>
      </w:r>
      <w:r w:rsidDel="00000000" w:rsidR="00000000" w:rsidRPr="00000000">
        <w:rPr>
          <w:rFonts w:ascii="Consolas" w:cs="Consolas" w:eastAsia="Consolas" w:hAnsi="Consolas"/>
          <w:color w:val="000000"/>
          <w:sz w:val="21"/>
          <w:szCs w:val="21"/>
          <w:rtl w:val="0"/>
        </w:rPr>
        <w:t xml:space="preserve">(position);</w:t>
      </w:r>
    </w:p>
    <w:p w:rsidR="00000000" w:rsidDel="00000000" w:rsidP="00000000" w:rsidRDefault="00000000" w:rsidRPr="00000000" w14:paraId="000005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F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@override</w:t>
      </w:r>
      <w:r w:rsidDel="00000000" w:rsidR="00000000" w:rsidRPr="00000000">
        <w:rPr>
          <w:rtl w:val="0"/>
        </w:rPr>
      </w:r>
    </w:p>
    <w:p w:rsidR="00000000" w:rsidDel="00000000" w:rsidP="00000000" w:rsidRDefault="00000000" w:rsidRPr="00000000" w14:paraId="000005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Widget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build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BuildContext</w:t>
      </w:r>
      <w:r w:rsidDel="00000000" w:rsidR="00000000" w:rsidRPr="00000000">
        <w:rPr>
          <w:rFonts w:ascii="Consolas" w:cs="Consolas" w:eastAsia="Consolas" w:hAnsi="Consolas"/>
          <w:color w:val="000000"/>
          <w:sz w:val="21"/>
          <w:szCs w:val="21"/>
          <w:rtl w:val="0"/>
        </w:rPr>
        <w:t xml:space="preserve"> context) {</w:t>
      </w:r>
    </w:p>
    <w:p w:rsidR="00000000" w:rsidDel="00000000" w:rsidP="00000000" w:rsidRDefault="00000000" w:rsidRPr="00000000" w14:paraId="000005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Scaffold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appBar: </w:t>
      </w:r>
      <w:r w:rsidDel="00000000" w:rsidR="00000000" w:rsidRPr="00000000">
        <w:rPr>
          <w:rFonts w:ascii="Consolas" w:cs="Consolas" w:eastAsia="Consolas" w:hAnsi="Consolas"/>
          <w:color w:val="267f99"/>
          <w:sz w:val="21"/>
          <w:szCs w:val="21"/>
          <w:rtl w:val="0"/>
        </w:rPr>
        <w:t xml:space="preserve">AppBar</w:t>
      </w:r>
      <w:r w:rsidDel="00000000" w:rsidR="00000000" w:rsidRPr="00000000">
        <w:rPr>
          <w:rFonts w:ascii="Consolas" w:cs="Consolas" w:eastAsia="Consolas" w:hAnsi="Consolas"/>
          <w:color w:val="000000"/>
          <w:sz w:val="21"/>
          <w:szCs w:val="21"/>
          <w:rtl w:val="0"/>
        </w:rPr>
        <w:t xml:space="preserve">(title: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"Multimedia Demo"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body: </w:t>
      </w:r>
      <w:r w:rsidDel="00000000" w:rsidR="00000000" w:rsidRPr="00000000">
        <w:rPr>
          <w:rFonts w:ascii="Consolas" w:cs="Consolas" w:eastAsia="Consolas" w:hAnsi="Consolas"/>
          <w:color w:val="267f99"/>
          <w:sz w:val="21"/>
          <w:szCs w:val="21"/>
          <w:rtl w:val="0"/>
        </w:rPr>
        <w:t xml:space="preserve">SingleChildScrollView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padding: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EdgeInsets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all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Column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5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"Video Playback"</w:t>
      </w: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18</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_videoController.value.isInitialized</w:t>
      </w:r>
    </w:p>
    <w:p w:rsidR="00000000" w:rsidDel="00000000" w:rsidP="00000000" w:rsidRDefault="00000000" w:rsidRPr="00000000" w14:paraId="000005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267f99"/>
          <w:sz w:val="21"/>
          <w:szCs w:val="21"/>
          <w:rtl w:val="0"/>
        </w:rPr>
        <w:t xml:space="preserve">AspectRatio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aspectRatio: _videoController.value.aspectRatio,</w:t>
      </w:r>
    </w:p>
    <w:p w:rsidR="00000000" w:rsidDel="00000000" w:rsidP="00000000" w:rsidRDefault="00000000" w:rsidRPr="00000000" w14:paraId="000006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VideoPlayer</w:t>
      </w:r>
      <w:r w:rsidDel="00000000" w:rsidR="00000000" w:rsidRPr="00000000">
        <w:rPr>
          <w:rFonts w:ascii="Consolas" w:cs="Consolas" w:eastAsia="Consolas" w:hAnsi="Consolas"/>
          <w:color w:val="000000"/>
          <w:sz w:val="21"/>
          <w:szCs w:val="21"/>
          <w:rtl w:val="0"/>
        </w:rPr>
        <w:t xml:space="preserve">(_videoController),</w:t>
      </w:r>
    </w:p>
    <w:p w:rsidR="00000000" w:rsidDel="00000000" w:rsidP="00000000" w:rsidRDefault="00000000" w:rsidRPr="00000000" w14:paraId="000006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CircularProgressIndicator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 {</w:t>
      </w:r>
    </w:p>
    <w:p w:rsidR="00000000" w:rsidDel="00000000" w:rsidP="00000000" w:rsidRDefault="00000000" w:rsidRPr="00000000" w14:paraId="000006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setState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_videoController.value.isPlaying</w:t>
      </w:r>
    </w:p>
    <w:p w:rsidR="00000000" w:rsidDel="00000000" w:rsidP="00000000" w:rsidRDefault="00000000" w:rsidRPr="00000000" w14:paraId="000006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_videoController.</w:t>
      </w:r>
      <w:r w:rsidDel="00000000" w:rsidR="00000000" w:rsidRPr="00000000">
        <w:rPr>
          <w:rFonts w:ascii="Consolas" w:cs="Consolas" w:eastAsia="Consolas" w:hAnsi="Consolas"/>
          <w:color w:val="795e26"/>
          <w:sz w:val="21"/>
          <w:szCs w:val="21"/>
          <w:rtl w:val="0"/>
        </w:rPr>
        <w:t xml:space="preserve">pause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_videoController.</w:t>
      </w:r>
      <w:r w:rsidDel="00000000" w:rsidR="00000000" w:rsidRPr="00000000">
        <w:rPr>
          <w:rFonts w:ascii="Consolas" w:cs="Consolas" w:eastAsia="Consolas" w:hAnsi="Consolas"/>
          <w:color w:val="795e26"/>
          <w:sz w:val="21"/>
          <w:szCs w:val="21"/>
          <w:rtl w:val="0"/>
        </w:rPr>
        <w:t xml:space="preserve">play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(_videoController.value.isPlaying</w:t>
      </w:r>
    </w:p>
    <w:p w:rsidR="00000000" w:rsidDel="00000000" w:rsidP="00000000" w:rsidRDefault="00000000" w:rsidRPr="00000000" w14:paraId="000006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'Pause Video'</w:t>
      </w:r>
      <w:r w:rsidDel="00000000" w:rsidR="00000000" w:rsidRPr="00000000">
        <w:rPr>
          <w:rtl w:val="0"/>
        </w:rPr>
      </w:r>
    </w:p>
    <w:p w:rsidR="00000000" w:rsidDel="00000000" w:rsidP="00000000" w:rsidRDefault="00000000" w:rsidRPr="00000000" w14:paraId="000006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'Play Video'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Divider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"Audio Playback"</w:t>
      </w: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18</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(height: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Slider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min: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 _audioDuration.inSeconds.</w:t>
      </w:r>
      <w:r w:rsidDel="00000000" w:rsidR="00000000" w:rsidRPr="00000000">
        <w:rPr>
          <w:rFonts w:ascii="Consolas" w:cs="Consolas" w:eastAsia="Consolas" w:hAnsi="Consolas"/>
          <w:color w:val="795e26"/>
          <w:sz w:val="21"/>
          <w:szCs w:val="21"/>
          <w:rtl w:val="0"/>
        </w:rPr>
        <w:t xml:space="preserve">toDouble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value: _audioPosition.inSeconds</w:t>
      </w:r>
    </w:p>
    <w:p w:rsidR="00000000" w:rsidDel="00000000" w:rsidP="00000000" w:rsidRDefault="00000000" w:rsidRPr="00000000" w14:paraId="000006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toDouble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clamp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_audioDuration.inSeconds.</w:t>
      </w:r>
      <w:r w:rsidDel="00000000" w:rsidR="00000000" w:rsidRPr="00000000">
        <w:rPr>
          <w:rFonts w:ascii="Consolas" w:cs="Consolas" w:eastAsia="Consolas" w:hAnsi="Consolas"/>
          <w:color w:val="795e26"/>
          <w:sz w:val="21"/>
          <w:szCs w:val="21"/>
          <w:rtl w:val="0"/>
        </w:rPr>
        <w:t xml:space="preserve">toDouble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onChanged: (value) {</w:t>
      </w:r>
    </w:p>
    <w:p w:rsidR="00000000" w:rsidDel="00000000" w:rsidP="00000000" w:rsidRDefault="00000000" w:rsidRPr="00000000" w14:paraId="000006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seekAudio</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(seconds: value.</w:t>
      </w:r>
      <w:r w:rsidDel="00000000" w:rsidR="00000000" w:rsidRPr="00000000">
        <w:rPr>
          <w:rFonts w:ascii="Consolas" w:cs="Consolas" w:eastAsia="Consolas" w:hAnsi="Consolas"/>
          <w:color w:val="795e26"/>
          <w:sz w:val="21"/>
          <w:szCs w:val="21"/>
          <w:rtl w:val="0"/>
        </w:rPr>
        <w:t xml:space="preserve">toInt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_formatTime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_audioPosition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_formatTime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_audioDuration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style: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TextStyle</w:t>
      </w:r>
      <w:r w:rsidDel="00000000" w:rsidR="00000000" w:rsidRPr="00000000">
        <w:rPr>
          <w:rFonts w:ascii="Consolas" w:cs="Consolas" w:eastAsia="Consolas" w:hAnsi="Consolas"/>
          <w:color w:val="000000"/>
          <w:sz w:val="21"/>
          <w:szCs w:val="21"/>
          <w:rtl w:val="0"/>
        </w:rPr>
        <w:t xml:space="preserve">(fontSize: </w:t>
      </w:r>
      <w:r w:rsidDel="00000000" w:rsidR="00000000" w:rsidRPr="00000000">
        <w:rPr>
          <w:rFonts w:ascii="Consolas" w:cs="Consolas" w:eastAsia="Consolas" w:hAnsi="Consolas"/>
          <w:color w:val="098658"/>
          <w:sz w:val="21"/>
          <w:szCs w:val="21"/>
          <w:rtl w:val="0"/>
        </w:rPr>
        <w:t xml:space="preserve">14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Row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mainAxisAlignment: </w:t>
      </w:r>
      <w:r w:rsidDel="00000000" w:rsidR="00000000" w:rsidRPr="00000000">
        <w:rPr>
          <w:rFonts w:ascii="Consolas" w:cs="Consolas" w:eastAsia="Consolas" w:hAnsi="Consolas"/>
          <w:color w:val="267f99"/>
          <w:sz w:val="21"/>
          <w:szCs w:val="21"/>
          <w:rtl w:val="0"/>
        </w:rPr>
        <w:t xml:space="preserve">MainAxisAlignment</w:t>
      </w:r>
      <w:r w:rsidDel="00000000" w:rsidR="00000000" w:rsidRPr="00000000">
        <w:rPr>
          <w:rFonts w:ascii="Consolas" w:cs="Consolas" w:eastAsia="Consolas" w:hAnsi="Consolas"/>
          <w:color w:val="000000"/>
          <w:sz w:val="21"/>
          <w:szCs w:val="21"/>
          <w:rtl w:val="0"/>
        </w:rPr>
        <w:t xml:space="preserve">.center,</w:t>
      </w:r>
    </w:p>
    <w:p w:rsidR="00000000" w:rsidDel="00000000" w:rsidP="00000000" w:rsidRDefault="00000000" w:rsidRPr="00000000" w14:paraId="0000062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children: [</w:t>
      </w:r>
    </w:p>
    <w:p w:rsidR="00000000" w:rsidDel="00000000" w:rsidP="00000000" w:rsidRDefault="00000000" w:rsidRPr="00000000" w14:paraId="000006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playAudio,</w:t>
      </w:r>
    </w:p>
    <w:p w:rsidR="00000000" w:rsidDel="00000000" w:rsidP="00000000" w:rsidRDefault="00000000" w:rsidRPr="00000000" w14:paraId="000006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"Play"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2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SizedBox</w:t>
      </w:r>
      <w:r w:rsidDel="00000000" w:rsidR="00000000" w:rsidRPr="00000000">
        <w:rPr>
          <w:rFonts w:ascii="Consolas" w:cs="Consolas" w:eastAsia="Consolas" w:hAnsi="Consolas"/>
          <w:color w:val="000000"/>
          <w:sz w:val="21"/>
          <w:szCs w:val="21"/>
          <w:rtl w:val="0"/>
        </w:rPr>
        <w:t xml:space="preserve">(width: </w:t>
      </w:r>
      <w:r w:rsidDel="00000000" w:rsidR="00000000" w:rsidRPr="00000000">
        <w:rPr>
          <w:rFonts w:ascii="Consolas" w:cs="Consolas" w:eastAsia="Consolas" w:hAnsi="Consolas"/>
          <w:color w:val="098658"/>
          <w:sz w:val="21"/>
          <w:szCs w:val="21"/>
          <w:rtl w:val="0"/>
        </w:rPr>
        <w:t xml:space="preserve">10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ElevatedButton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onPressed: pauseAudio,</w:t>
      </w:r>
    </w:p>
    <w:p w:rsidR="00000000" w:rsidDel="00000000" w:rsidP="00000000" w:rsidRDefault="00000000" w:rsidRPr="00000000" w14:paraId="000006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child: </w:t>
      </w:r>
      <w:r w:rsidDel="00000000" w:rsidR="00000000" w:rsidRPr="00000000">
        <w:rPr>
          <w:rFonts w:ascii="Consolas" w:cs="Consolas" w:eastAsia="Consolas" w:hAnsi="Consolas"/>
          <w:color w:val="0000ff"/>
          <w:sz w:val="21"/>
          <w:szCs w:val="21"/>
          <w:rtl w:val="0"/>
        </w:rPr>
        <w:t xml:space="preserve">const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"Pause"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3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_formatTime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Duration</w:t>
      </w:r>
      <w:r w:rsidDel="00000000" w:rsidR="00000000" w:rsidRPr="00000000">
        <w:rPr>
          <w:rFonts w:ascii="Consolas" w:cs="Consolas" w:eastAsia="Consolas" w:hAnsi="Consolas"/>
          <w:color w:val="000000"/>
          <w:sz w:val="21"/>
          <w:szCs w:val="21"/>
          <w:rtl w:val="0"/>
        </w:rPr>
        <w:t xml:space="preserve"> duration) {</w:t>
      </w:r>
    </w:p>
    <w:p w:rsidR="00000000" w:rsidDel="00000000" w:rsidP="00000000" w:rsidRDefault="00000000" w:rsidRPr="00000000" w14:paraId="0000063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twoDigits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n) =&gt; n.</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padLeft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twoDigits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duration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inMinutes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twoDigits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duration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inSeconds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3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3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3C">
      <w:pPr>
        <w:rPr>
          <w:rFonts w:ascii="Consolas" w:cs="Consolas" w:eastAsia="Consolas" w:hAnsi="Consolas"/>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3"/>
        <w:spacing w:after="0" w:lineRule="auto"/>
        <w:rPr/>
      </w:pPr>
      <w:r w:rsidDel="00000000" w:rsidR="00000000" w:rsidRPr="00000000">
        <w:rPr>
          <w:rtl w:val="0"/>
        </w:rPr>
        <w:t xml:space="preserve">Output</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pStyle w:val="Heading3"/>
        <w:rPr/>
      </w:pPr>
      <w:r w:rsidDel="00000000" w:rsidR="00000000" w:rsidRPr="00000000">
        <w:rPr/>
        <w:drawing>
          <wp:inline distB="0" distT="0" distL="0" distR="0">
            <wp:extent cx="5731510" cy="3550920"/>
            <wp:effectExtent b="0" l="0" r="0" t="0"/>
            <wp:docPr id="208274220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510"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rPr>
          <w:b w:val="1"/>
        </w:rPr>
      </w:pPr>
      <w:r w:rsidDel="00000000" w:rsidR="00000000" w:rsidRPr="00000000">
        <w:rPr>
          <w:rtl w:val="0"/>
        </w:rPr>
      </w:r>
    </w:p>
    <w:p w:rsidR="00000000" w:rsidDel="00000000" w:rsidP="00000000" w:rsidRDefault="00000000" w:rsidRPr="00000000" w14:paraId="00000641">
      <w:pPr>
        <w:pStyle w:val="Heading3"/>
        <w:rPr/>
      </w:pPr>
      <w:r w:rsidDel="00000000" w:rsidR="00000000" w:rsidRPr="00000000">
        <w:rPr>
          <w:rtl w:val="0"/>
        </w:rPr>
        <w:t xml:space="preserve">Learning Outcomes:</w:t>
      </w:r>
    </w:p>
    <w:tbl>
      <w:tblPr>
        <w:tblStyle w:val="Table11"/>
        <w:tblW w:w="9016.0" w:type="dxa"/>
        <w:jc w:val="left"/>
        <w:tblBorders>
          <w:top w:color="000000" w:space="0" w:sz="0" w:val="nil"/>
          <w:left w:color="000000" w:space="0" w:sz="0" w:val="nil"/>
          <w:bottom w:color="000000" w:space="0" w:sz="0" w:val="nil"/>
          <w:right w:color="000000" w:space="0" w:sz="0" w:val="nil"/>
          <w:insideH w:color="d0cece" w:space="0" w:sz="4" w:val="dash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42">
            <w:pPr>
              <w:rPr/>
            </w:pPr>
            <w:r w:rsidDel="00000000" w:rsidR="00000000" w:rsidRPr="00000000">
              <w:rPr>
                <w:rtl w:val="0"/>
              </w:rPr>
            </w:r>
          </w:p>
        </w:tc>
      </w:tr>
      <w:tr>
        <w:trPr>
          <w:cantSplit w:val="0"/>
          <w:tblHeader w:val="0"/>
        </w:trPr>
        <w:tc>
          <w:tcPr/>
          <w:p w:rsidR="00000000" w:rsidDel="00000000" w:rsidP="00000000" w:rsidRDefault="00000000" w:rsidRPr="00000000" w14:paraId="00000643">
            <w:pPr>
              <w:rPr/>
            </w:pPr>
            <w:r w:rsidDel="00000000" w:rsidR="00000000" w:rsidRPr="00000000">
              <w:rPr>
                <w:rtl w:val="0"/>
              </w:rPr>
            </w:r>
          </w:p>
        </w:tc>
      </w:tr>
      <w:tr>
        <w:trPr>
          <w:cantSplit w:val="0"/>
          <w:tblHeader w:val="0"/>
        </w:trPr>
        <w:tc>
          <w:tcPr/>
          <w:p w:rsidR="00000000" w:rsidDel="00000000" w:rsidP="00000000" w:rsidRDefault="00000000" w:rsidRPr="00000000" w14:paraId="00000644">
            <w:pPr>
              <w:rPr/>
            </w:pPr>
            <w:r w:rsidDel="00000000" w:rsidR="00000000" w:rsidRPr="00000000">
              <w:rPr>
                <w:rtl w:val="0"/>
              </w:rPr>
            </w:r>
          </w:p>
        </w:tc>
      </w:tr>
      <w:tr>
        <w:trPr>
          <w:cantSplit w:val="0"/>
          <w:tblHeader w:val="0"/>
        </w:trPr>
        <w:tc>
          <w:tcPr/>
          <w:p w:rsidR="00000000" w:rsidDel="00000000" w:rsidP="00000000" w:rsidRDefault="00000000" w:rsidRPr="00000000" w14:paraId="00000645">
            <w:pPr>
              <w:rPr/>
            </w:pPr>
            <w:r w:rsidDel="00000000" w:rsidR="00000000" w:rsidRPr="00000000">
              <w:rPr>
                <w:rtl w:val="0"/>
              </w:rPr>
            </w:r>
          </w:p>
        </w:tc>
      </w:tr>
      <w:tr>
        <w:trPr>
          <w:cantSplit w:val="0"/>
          <w:tblHeader w:val="0"/>
        </w:trPr>
        <w:tc>
          <w:tcPr/>
          <w:p w:rsidR="00000000" w:rsidDel="00000000" w:rsidP="00000000" w:rsidRDefault="00000000" w:rsidRPr="00000000" w14:paraId="00000646">
            <w:pPr>
              <w:rPr/>
            </w:pPr>
            <w:r w:rsidDel="00000000" w:rsidR="00000000" w:rsidRPr="00000000">
              <w:rPr>
                <w:rtl w:val="0"/>
              </w:rPr>
            </w:r>
          </w:p>
        </w:tc>
      </w:tr>
      <w:tr>
        <w:trPr>
          <w:cantSplit w:val="0"/>
          <w:tblHeader w:val="0"/>
        </w:trPr>
        <w:tc>
          <w:tcPr/>
          <w:p w:rsidR="00000000" w:rsidDel="00000000" w:rsidP="00000000" w:rsidRDefault="00000000" w:rsidRPr="00000000" w14:paraId="00000647">
            <w:pPr>
              <w:rPr/>
            </w:pPr>
            <w:r w:rsidDel="00000000" w:rsidR="00000000" w:rsidRPr="00000000">
              <w:rPr>
                <w:rtl w:val="0"/>
              </w:rPr>
            </w:r>
          </w:p>
        </w:tc>
      </w:tr>
    </w:tbl>
    <w:p w:rsidR="00000000" w:rsidDel="00000000" w:rsidP="00000000" w:rsidRDefault="00000000" w:rsidRPr="00000000" w14:paraId="00000648">
      <w:pPr>
        <w:rPr/>
      </w:pPr>
      <w:r w:rsidDel="00000000" w:rsidR="00000000" w:rsidRPr="00000000">
        <w:rPr>
          <w:rtl w:val="0"/>
        </w:rPr>
      </w:r>
    </w:p>
    <w:sectPr>
      <w:headerReference r:id="rId36" w:type="default"/>
      <w:footerReference r:id="rId37" w:type="default"/>
      <w:type w:val="nextPage"/>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nsola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7">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sdt>
      <w:sdtPr>
        <w:tag w:val="goog_rdk_1"/>
      </w:sdtPr>
      <w:sdtContent>
        <w:del w:author="Yash Tiwari" w:id="0" w:date="2025-04-22T06:20:29Z">
          <w:r w:rsidDel="00000000" w:rsidR="00000000" w:rsidRPr="00000000">
            <w:rPr>
              <w:color w:val="000000"/>
            </w:rPr>
            <w:fldChar w:fldCharType="begin"/>
            <w:delInstrText xml:space="preserve">PAGE</w:delInstrText>
            <w:fldChar w:fldCharType="separate"/>
            <w:fldChar w:fldCharType="end"/>
          </w:r>
          <w:r w:rsidDel="00000000" w:rsidR="00000000" w:rsidRPr="00000000">
            <w:rPr>
              <w:color w:val="000000"/>
              <w:rtl w:val="0"/>
            </w:rPr>
            <w:delText xml:space="preserve"> </w:delText>
            <w:tab/>
            <w:tab/>
          </w:r>
          <w:r w:rsidDel="00000000" w:rsidR="00000000" w:rsidRPr="00000000">
            <w:rPr>
              <w:b w:val="1"/>
              <w:color w:val="000000"/>
              <w:rtl w:val="0"/>
            </w:rPr>
            <w:delText xml:space="preserve">03817711922_ROHIT KUMAR SAXENA</w:delText>
          </w:r>
        </w:del>
      </w:sdtContent>
    </w:sdt>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9">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A">
    <w:pPr>
      <w:spacing w:line="240" w:lineRule="auto"/>
      <w:rPr>
        <w:rFonts w:ascii="Arial Narrow" w:cs="Arial Narrow" w:eastAsia="Arial Narrow" w:hAnsi="Arial Narrow"/>
        <w:b w:val="1"/>
        <w:color w:val="ff0000"/>
        <w:sz w:val="24"/>
        <w:szCs w:val="24"/>
      </w:rPr>
    </w:pPr>
    <w:r w:rsidDel="00000000" w:rsidR="00000000" w:rsidRPr="00000000">
      <w:rPr>
        <w:rFonts w:ascii="Arial Narrow" w:cs="Arial Narrow" w:eastAsia="Arial Narrow" w:hAnsi="Arial Narrow"/>
        <w:b w:val="1"/>
        <w:color w:val="ff0000"/>
        <w:sz w:val="24"/>
        <w:szCs w:val="24"/>
      </w:rPr>
      <w:drawing>
        <wp:anchor allowOverlap="1" behindDoc="0" distB="0" distT="0" distL="0" distR="0" hidden="0" layoutInCell="1" locked="0" relativeHeight="0" simplePos="0">
          <wp:simplePos x="0" y="0"/>
          <wp:positionH relativeFrom="page">
            <wp:posOffset>3514725</wp:posOffset>
          </wp:positionH>
          <wp:positionV relativeFrom="page">
            <wp:posOffset>498723</wp:posOffset>
          </wp:positionV>
          <wp:extent cx="742950" cy="617899"/>
          <wp:effectExtent b="0" l="0" r="0" t="0"/>
          <wp:wrapTopAndBottom distB="0" distT="0"/>
          <wp:docPr id="2082742207" name="image23.jpg"/>
          <a:graphic>
            <a:graphicData uri="http://schemas.openxmlformats.org/drawingml/2006/picture">
              <pic:pic>
                <pic:nvPicPr>
                  <pic:cNvPr id="0" name="image23.jpg"/>
                  <pic:cNvPicPr preferRelativeResize="0"/>
                </pic:nvPicPr>
                <pic:blipFill>
                  <a:blip r:embed="rId1"/>
                  <a:srcRect b="0" l="0" r="0" t="0"/>
                  <a:stretch>
                    <a:fillRect/>
                  </a:stretch>
                </pic:blipFill>
                <pic:spPr>
                  <a:xfrm>
                    <a:off x="0" y="0"/>
                    <a:ext cx="742950" cy="617899"/>
                  </a:xfrm>
                  <a:prstGeom prst="rect"/>
                  <a:ln/>
                </pic:spPr>
              </pic:pic>
            </a:graphicData>
          </a:graphic>
        </wp:anchor>
      </w:drawing>
    </w:r>
    <w:r w:rsidDel="00000000" w:rsidR="00000000" w:rsidRPr="00000000">
      <w:rPr>
        <w:rtl w:val="0"/>
      </w:rPr>
    </w:r>
  </w:p>
  <w:p w:rsidR="00000000" w:rsidDel="00000000" w:rsidP="00000000" w:rsidRDefault="00000000" w:rsidRPr="00000000" w14:paraId="0000064B">
    <w:pPr>
      <w:spacing w:line="240" w:lineRule="auto"/>
      <w:jc w:val="center"/>
      <w:rPr>
        <w:rFonts w:ascii="Arial Narrow" w:cs="Arial Narrow" w:eastAsia="Arial Narrow" w:hAnsi="Arial Narrow"/>
        <w:b w:val="1"/>
        <w:color w:val="ff0000"/>
        <w:sz w:val="16"/>
        <w:szCs w:val="16"/>
      </w:rPr>
    </w:pPr>
    <w:r w:rsidDel="00000000" w:rsidR="00000000" w:rsidRPr="00000000">
      <w:rPr>
        <w:rFonts w:ascii="Arial Narrow" w:cs="Arial Narrow" w:eastAsia="Arial Narrow" w:hAnsi="Arial Narrow"/>
        <w:b w:val="1"/>
        <w:color w:val="ff0000"/>
        <w:sz w:val="16"/>
        <w:szCs w:val="16"/>
        <w:rtl w:val="0"/>
      </w:rPr>
      <w:t xml:space="preserve">VIVEKANANDA INSTITUTE OF PROFESSIONAL STUDIES - TECHNICAL CAMPUS</w:t>
    </w:r>
  </w:p>
  <w:p w:rsidR="00000000" w:rsidDel="00000000" w:rsidP="00000000" w:rsidRDefault="00000000" w:rsidRPr="00000000" w14:paraId="0000064C">
    <w:pPr>
      <w:spacing w:line="240" w:lineRule="auto"/>
      <w:jc w:val="center"/>
      <w:rPr>
        <w:rFonts w:ascii="Arial Narrow" w:cs="Arial Narrow" w:eastAsia="Arial Narrow" w:hAnsi="Arial Narrow"/>
        <w:b w:val="1"/>
        <w:sz w:val="16"/>
        <w:szCs w:val="16"/>
      </w:rPr>
    </w:pPr>
    <w:r w:rsidDel="00000000" w:rsidR="00000000" w:rsidRPr="00000000">
      <w:rPr>
        <w:rFonts w:ascii="Arial Narrow" w:cs="Arial Narrow" w:eastAsia="Arial Narrow" w:hAnsi="Arial Narrow"/>
        <w:b w:val="1"/>
        <w:sz w:val="16"/>
        <w:szCs w:val="16"/>
        <w:rtl w:val="0"/>
      </w:rPr>
      <w:t xml:space="preserve">Grade </w:t>
    </w:r>
    <w:r w:rsidDel="00000000" w:rsidR="00000000" w:rsidRPr="00000000">
      <w:rPr>
        <w:rFonts w:ascii="Arial Narrow" w:cs="Arial Narrow" w:eastAsia="Arial Narrow" w:hAnsi="Arial Narrow"/>
        <w:b w:val="1"/>
        <w:color w:val="ff0000"/>
        <w:sz w:val="16"/>
        <w:szCs w:val="16"/>
        <w:rtl w:val="0"/>
      </w:rPr>
      <w:t xml:space="preserve">A++</w:t>
    </w:r>
    <w:r w:rsidDel="00000000" w:rsidR="00000000" w:rsidRPr="00000000">
      <w:rPr>
        <w:rFonts w:ascii="Arial Narrow" w:cs="Arial Narrow" w:eastAsia="Arial Narrow" w:hAnsi="Arial Narrow"/>
        <w:b w:val="1"/>
        <w:sz w:val="16"/>
        <w:szCs w:val="16"/>
        <w:rtl w:val="0"/>
      </w:rPr>
      <w:t xml:space="preserve"> Accredited Institution by NAAC</w:t>
    </w:r>
  </w:p>
  <w:p w:rsidR="00000000" w:rsidDel="00000000" w:rsidP="00000000" w:rsidRDefault="00000000" w:rsidRPr="00000000" w14:paraId="0000064D">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NBA Accredited for MCA Programme; Recognized under Section 2(f) by UGC;</w:t>
    </w:r>
  </w:p>
  <w:p w:rsidR="00000000" w:rsidDel="00000000" w:rsidP="00000000" w:rsidRDefault="00000000" w:rsidRPr="00000000" w14:paraId="0000064E">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Affiliated to GGSIP University, Delhi; Recognized by Bar Council of India and AICTE</w:t>
    </w:r>
  </w:p>
  <w:p w:rsidR="00000000" w:rsidDel="00000000" w:rsidP="00000000" w:rsidRDefault="00000000" w:rsidRPr="00000000" w14:paraId="0000064F">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An ISO 9001:2015 Certified Institution</w:t>
    </w:r>
  </w:p>
  <w:p w:rsidR="00000000" w:rsidDel="00000000" w:rsidP="00000000" w:rsidRDefault="00000000" w:rsidRPr="00000000" w14:paraId="00000650">
    <w:pPr>
      <w:spacing w:line="240" w:lineRule="auto"/>
      <w:jc w:val="center"/>
      <w:rPr>
        <w:b w:val="1"/>
        <w:sz w:val="16"/>
        <w:szCs w:val="16"/>
      </w:rPr>
    </w:pPr>
    <w:r w:rsidDel="00000000" w:rsidR="00000000" w:rsidRPr="00000000">
      <w:rPr>
        <w:rFonts w:ascii="Arial Narrow" w:cs="Arial Narrow" w:eastAsia="Arial Narrow" w:hAnsi="Arial Narrow"/>
        <w:b w:val="1"/>
        <w:color w:val="00b0f0"/>
        <w:sz w:val="16"/>
        <w:szCs w:val="16"/>
        <w:rtl w:val="0"/>
      </w:rPr>
      <w:t xml:space="preserve">SCHOOL OF ENGINEERING &amp; TECHNOLOGY</w:t>
    </w: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2">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Step %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48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240" w:before="40" w:line="240" w:lineRule="auto"/>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240" w:before="40" w:lineRule="auto"/>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color w:val="000000"/>
      <w:sz w:val="22"/>
      <w:szCs w:val="22"/>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6488"/>
  </w:style>
  <w:style w:type="paragraph" w:styleId="Heading1">
    <w:name w:val="heading 1"/>
    <w:basedOn w:val="Normal"/>
    <w:next w:val="Normal"/>
    <w:link w:val="Heading1Char"/>
    <w:uiPriority w:val="9"/>
    <w:qFormat w:val="1"/>
    <w:rsid w:val="00DC6CC5"/>
    <w:pPr>
      <w:keepNext w:val="1"/>
      <w:keepLines w:val="1"/>
      <w:spacing w:after="240" w:before="240" w:line="480" w:lineRule="auto"/>
      <w:jc w:val="center"/>
      <w:outlineLvl w:val="0"/>
    </w:pPr>
    <w:rPr>
      <w:rFonts w:ascii="Times New Roman" w:cs="Times New Roman" w:hAnsi="Times New Roman" w:eastAsiaTheme="majorEastAsia"/>
      <w:b w:val="1"/>
      <w:bCs w:val="1"/>
      <w:color w:val="000000" w:themeColor="text1"/>
      <w:sz w:val="28"/>
      <w:szCs w:val="28"/>
    </w:rPr>
  </w:style>
  <w:style w:type="paragraph" w:styleId="Heading2">
    <w:name w:val="heading 2"/>
    <w:basedOn w:val="Normal"/>
    <w:next w:val="Normal"/>
    <w:link w:val="Heading2Char"/>
    <w:uiPriority w:val="9"/>
    <w:unhideWhenUsed w:val="1"/>
    <w:qFormat w:val="1"/>
    <w:rsid w:val="008746D0"/>
    <w:pPr>
      <w:keepNext w:val="1"/>
      <w:keepLines w:val="1"/>
      <w:spacing w:after="240" w:before="40" w:line="240" w:lineRule="auto"/>
      <w:outlineLvl w:val="1"/>
    </w:pPr>
    <w:rPr>
      <w:rFonts w:ascii="Times New Roman" w:cs="Times New Roman" w:hAnsi="Times New Roman" w:eastAsiaTheme="majorEastAsia"/>
      <w:b w:val="1"/>
      <w:bCs w:val="1"/>
      <w:color w:val="000000" w:themeColor="text1"/>
      <w:sz w:val="24"/>
      <w:szCs w:val="24"/>
    </w:rPr>
  </w:style>
  <w:style w:type="paragraph" w:styleId="Heading3">
    <w:name w:val="heading 3"/>
    <w:basedOn w:val="Normal"/>
    <w:next w:val="Normal"/>
    <w:link w:val="Heading3Char"/>
    <w:uiPriority w:val="9"/>
    <w:unhideWhenUsed w:val="1"/>
    <w:qFormat w:val="1"/>
    <w:rsid w:val="00DC6CC5"/>
    <w:pPr>
      <w:keepNext w:val="1"/>
      <w:keepLines w:val="1"/>
      <w:spacing w:after="240" w:before="40"/>
      <w:outlineLvl w:val="2"/>
    </w:pPr>
    <w:rPr>
      <w:rFonts w:ascii="Times New Roman" w:cs="Times New Roman" w:hAnsi="Times New Roman" w:eastAsiaTheme="majorEastAsia"/>
      <w:b w:val="1"/>
      <w:bCs w:val="1"/>
      <w:color w:val="000000" w:themeColor="text1"/>
      <w:sz w:val="24"/>
      <w:szCs w:val="21"/>
    </w:rPr>
  </w:style>
  <w:style w:type="paragraph" w:styleId="Heading4">
    <w:name w:val="heading 4"/>
    <w:basedOn w:val="Heading3"/>
    <w:next w:val="Normal"/>
    <w:link w:val="Heading4Char"/>
    <w:uiPriority w:val="9"/>
    <w:unhideWhenUsed w:val="1"/>
    <w:qFormat w:val="1"/>
    <w:rsid w:val="00D00F39"/>
    <w:pPr>
      <w:spacing w:after="0"/>
      <w:outlineLvl w:val="3"/>
    </w:pPr>
    <w:rPr>
      <w:sz w:val="22"/>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3E31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3">
    <w:name w:val="Plain Table 3"/>
    <w:basedOn w:val="TableNormal"/>
    <w:uiPriority w:val="43"/>
    <w:rsid w:val="003E316F"/>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3-Accent3">
    <w:name w:val="Grid Table 3 Accent 3"/>
    <w:basedOn w:val="TableNormal"/>
    <w:uiPriority w:val="48"/>
    <w:rsid w:val="003E316F"/>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2-Accent3">
    <w:name w:val="Grid Table 2 Accent 3"/>
    <w:basedOn w:val="TableNormal"/>
    <w:uiPriority w:val="47"/>
    <w:rsid w:val="0059709E"/>
    <w:pPr>
      <w:spacing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BalloonText">
    <w:name w:val="Balloon Text"/>
    <w:basedOn w:val="Normal"/>
    <w:link w:val="BalloonTextChar"/>
    <w:uiPriority w:val="99"/>
    <w:semiHidden w:val="1"/>
    <w:unhideWhenUsed w:val="1"/>
    <w:rsid w:val="0059709E"/>
    <w:pPr>
      <w:spacing w:line="240" w:lineRule="auto"/>
    </w:pPr>
    <w:rPr>
      <w:rFonts w:ascii="Segoe UI" w:cs="Segoe UI" w:hAnsi="Segoe UI" w:eastAsiaTheme="minorHAnsi"/>
      <w:sz w:val="18"/>
      <w:szCs w:val="18"/>
      <w:lang w:bidi="ar-SA" w:eastAsia="en-US" w:val="en-IN"/>
    </w:rPr>
  </w:style>
  <w:style w:type="character" w:styleId="BalloonTextChar" w:customStyle="1">
    <w:name w:val="Balloon Text Char"/>
    <w:basedOn w:val="DefaultParagraphFont"/>
    <w:link w:val="BalloonText"/>
    <w:uiPriority w:val="99"/>
    <w:semiHidden w:val="1"/>
    <w:rsid w:val="0059709E"/>
    <w:rPr>
      <w:rFonts w:ascii="Segoe UI" w:cs="Segoe UI" w:hAnsi="Segoe UI"/>
      <w:sz w:val="18"/>
      <w:szCs w:val="18"/>
    </w:rPr>
  </w:style>
  <w:style w:type="paragraph" w:styleId="Header">
    <w:name w:val="header"/>
    <w:basedOn w:val="Normal"/>
    <w:link w:val="HeaderChar"/>
    <w:uiPriority w:val="99"/>
    <w:unhideWhenUsed w:val="1"/>
    <w:rsid w:val="000F25E7"/>
    <w:pPr>
      <w:tabs>
        <w:tab w:val="center" w:pos="4513"/>
        <w:tab w:val="right" w:pos="9026"/>
      </w:tabs>
      <w:spacing w:line="240" w:lineRule="auto"/>
    </w:pPr>
    <w:rPr>
      <w:rFonts w:cs="Mangal"/>
      <w:szCs w:val="20"/>
    </w:rPr>
  </w:style>
  <w:style w:type="character" w:styleId="HeaderChar" w:customStyle="1">
    <w:name w:val="Header Char"/>
    <w:basedOn w:val="DefaultParagraphFont"/>
    <w:link w:val="Header"/>
    <w:uiPriority w:val="99"/>
    <w:rsid w:val="000F25E7"/>
    <w:rPr>
      <w:rFonts w:ascii="Arial" w:cs="Mangal" w:eastAsia="Arial" w:hAnsi="Arial"/>
      <w:szCs w:val="20"/>
      <w:lang w:bidi="hi-IN" w:eastAsia="en-IN" w:val="en"/>
    </w:rPr>
  </w:style>
  <w:style w:type="paragraph" w:styleId="Footer">
    <w:name w:val="footer"/>
    <w:basedOn w:val="Normal"/>
    <w:link w:val="FooterChar"/>
    <w:uiPriority w:val="99"/>
    <w:unhideWhenUsed w:val="1"/>
    <w:rsid w:val="000F25E7"/>
    <w:pPr>
      <w:tabs>
        <w:tab w:val="center" w:pos="4513"/>
        <w:tab w:val="right" w:pos="9026"/>
      </w:tabs>
      <w:spacing w:line="240" w:lineRule="auto"/>
    </w:pPr>
    <w:rPr>
      <w:rFonts w:cs="Mangal"/>
      <w:szCs w:val="20"/>
    </w:rPr>
  </w:style>
  <w:style w:type="character" w:styleId="FooterChar" w:customStyle="1">
    <w:name w:val="Footer Char"/>
    <w:basedOn w:val="DefaultParagraphFont"/>
    <w:link w:val="Footer"/>
    <w:uiPriority w:val="99"/>
    <w:rsid w:val="000F25E7"/>
    <w:rPr>
      <w:rFonts w:ascii="Arial" w:cs="Mangal" w:eastAsia="Arial" w:hAnsi="Arial"/>
      <w:szCs w:val="20"/>
      <w:lang w:bidi="hi-IN" w:eastAsia="en-IN" w:val="en"/>
    </w:rPr>
  </w:style>
  <w:style w:type="character" w:styleId="PlaceholderText">
    <w:name w:val="Placeholder Text"/>
    <w:basedOn w:val="DefaultParagraphFont"/>
    <w:uiPriority w:val="99"/>
    <w:semiHidden w:val="1"/>
    <w:rsid w:val="00A700A9"/>
    <w:rPr>
      <w:color w:val="666666"/>
    </w:rPr>
  </w:style>
  <w:style w:type="character" w:styleId="Heading1Char" w:customStyle="1">
    <w:name w:val="Heading 1 Char"/>
    <w:basedOn w:val="DefaultParagraphFont"/>
    <w:link w:val="Heading1"/>
    <w:uiPriority w:val="9"/>
    <w:rsid w:val="00DC6CC5"/>
    <w:rPr>
      <w:rFonts w:ascii="Times New Roman" w:cs="Times New Roman" w:hAnsi="Times New Roman" w:eastAsiaTheme="majorEastAsia"/>
      <w:b w:val="1"/>
      <w:bCs w:val="1"/>
      <w:color w:val="000000" w:themeColor="text1"/>
      <w:sz w:val="28"/>
      <w:szCs w:val="28"/>
    </w:rPr>
  </w:style>
  <w:style w:type="character" w:styleId="Heading2Char" w:customStyle="1">
    <w:name w:val="Heading 2 Char"/>
    <w:basedOn w:val="DefaultParagraphFont"/>
    <w:link w:val="Heading2"/>
    <w:uiPriority w:val="9"/>
    <w:rsid w:val="008746D0"/>
    <w:rPr>
      <w:rFonts w:ascii="Times New Roman" w:cs="Times New Roman" w:hAnsi="Times New Roman" w:eastAsiaTheme="majorEastAsia"/>
      <w:b w:val="1"/>
      <w:bCs w:val="1"/>
      <w:color w:val="000000" w:themeColor="text1"/>
      <w:sz w:val="24"/>
      <w:szCs w:val="24"/>
    </w:rPr>
  </w:style>
  <w:style w:type="character" w:styleId="Heading3Char" w:customStyle="1">
    <w:name w:val="Heading 3 Char"/>
    <w:basedOn w:val="DefaultParagraphFont"/>
    <w:link w:val="Heading3"/>
    <w:uiPriority w:val="9"/>
    <w:rsid w:val="00DC6CC5"/>
    <w:rPr>
      <w:rFonts w:ascii="Times New Roman" w:cs="Times New Roman" w:hAnsi="Times New Roman" w:eastAsiaTheme="majorEastAsia"/>
      <w:b w:val="1"/>
      <w:bCs w:val="1"/>
      <w:color w:val="000000" w:themeColor="text1"/>
      <w:sz w:val="24"/>
      <w:szCs w:val="21"/>
    </w:rPr>
  </w:style>
  <w:style w:type="paragraph" w:styleId="ListParagraph">
    <w:name w:val="List Paragraph"/>
    <w:basedOn w:val="Normal"/>
    <w:uiPriority w:val="34"/>
    <w:qFormat w:val="1"/>
    <w:rsid w:val="009A2263"/>
    <w:pPr>
      <w:numPr>
        <w:numId w:val="4"/>
      </w:numPr>
      <w:contextualSpacing w:val="1"/>
      <w:jc w:val="both"/>
    </w:pPr>
    <w:rPr>
      <w:rFonts w:ascii="Times New Roman" w:cs="Times New Roman" w:hAnsi="Times New Roman"/>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character" w:styleId="Strong">
    <w:name w:val="Strong"/>
    <w:basedOn w:val="DefaultParagraphFont"/>
    <w:uiPriority w:val="22"/>
    <w:qFormat w:val="1"/>
    <w:rsid w:val="00D00F39"/>
    <w:rPr>
      <w:b w:val="1"/>
      <w:bCs w:val="1"/>
    </w:rPr>
  </w:style>
  <w:style w:type="paragraph" w:styleId="NormalWeb">
    <w:name w:val="Normal (Web)"/>
    <w:basedOn w:val="Normal"/>
    <w:uiPriority w:val="99"/>
    <w:semiHidden w:val="1"/>
    <w:unhideWhenUsed w:val="1"/>
    <w:rsid w:val="00D00F39"/>
    <w:pPr>
      <w:spacing w:after="100" w:afterAutospacing="1" w:before="100" w:beforeAutospacing="1" w:line="240" w:lineRule="auto"/>
    </w:pPr>
    <w:rPr>
      <w:rFonts w:ascii="Times New Roman" w:cs="Times New Roman" w:eastAsia="Times New Roman" w:hAnsi="Times New Roman"/>
      <w:sz w:val="24"/>
      <w:szCs w:val="24"/>
      <w:lang w:bidi="ar-SA" w:val="en-IN"/>
    </w:rPr>
  </w:style>
  <w:style w:type="character" w:styleId="Heading4Char" w:customStyle="1">
    <w:name w:val="Heading 4 Char"/>
    <w:basedOn w:val="DefaultParagraphFont"/>
    <w:link w:val="Heading4"/>
    <w:uiPriority w:val="9"/>
    <w:rsid w:val="008C713E"/>
    <w:rPr>
      <w:rFonts w:ascii="Times New Roman" w:cs="Times New Roman" w:hAnsi="Times New Roman" w:eastAsiaTheme="majorEastAsia"/>
      <w:b w:val="1"/>
      <w:bCs w:val="1"/>
      <w:color w:val="000000" w:themeColor="text1"/>
      <w:szCs w:val="21"/>
    </w:rPr>
  </w:style>
  <w:style w:type="character" w:styleId="HTMLCode">
    <w:name w:val="HTML Code"/>
    <w:basedOn w:val="DefaultParagraphFont"/>
    <w:uiPriority w:val="99"/>
    <w:semiHidden w:val="1"/>
    <w:unhideWhenUsed w:val="1"/>
    <w:rsid w:val="007122A4"/>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4.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3.jpg"/><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9.png"/><Relationship Id="rId33" Type="http://schemas.openxmlformats.org/officeDocument/2006/relationships/image" Target="media/image26.jpg"/><Relationship Id="rId10" Type="http://schemas.openxmlformats.org/officeDocument/2006/relationships/image" Target="media/image11.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6.png"/><Relationship Id="rId12" Type="http://schemas.openxmlformats.org/officeDocument/2006/relationships/image" Target="media/image12.png"/><Relationship Id="rId34" Type="http://schemas.openxmlformats.org/officeDocument/2006/relationships/image" Target="media/image1.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header" Target="header3.xml"/><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Ys1ZadvU1+mbflKL6j89OE5gLw==">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2023-12-09T10:35:00Z</dcterms:created>
  <dc:creator>03817711922_ROHIT KUMAR SAXENA</dc:creator>
</cp:coreProperties>
</file>